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801CD" w14:textId="7FB90FB2" w:rsidR="00263B70" w:rsidRPr="00893CD3" w:rsidRDefault="0039521D" w:rsidP="00263B70">
      <w:pPr>
        <w:pStyle w:val="Heading3"/>
        <w:spacing w:before="0" w:after="150"/>
        <w:rPr>
          <w:rFonts w:ascii="Montserrat" w:hAnsi="Montserrat" w:cs="Arial"/>
          <w:bCs w:val="0"/>
          <w:color w:val="C00000"/>
          <w:sz w:val="36"/>
          <w:szCs w:val="36"/>
        </w:rPr>
      </w:pPr>
      <w:commentRangeStart w:id="0"/>
      <w:r>
        <w:rPr>
          <w:rFonts w:ascii="Montserrat" w:hAnsi="Montserrat" w:cs="Arial"/>
          <w:bCs w:val="0"/>
          <w:color w:val="C00000"/>
          <w:sz w:val="36"/>
          <w:szCs w:val="36"/>
        </w:rPr>
        <w:t>[</w:t>
      </w:r>
      <w:r w:rsidR="001B2918">
        <w:rPr>
          <w:rFonts w:ascii="Montserrat" w:hAnsi="Montserrat" w:cs="Arial"/>
          <w:bCs w:val="0"/>
          <w:color w:val="C00000"/>
          <w:sz w:val="36"/>
          <w:szCs w:val="36"/>
        </w:rPr>
        <w:t>Advanced</w:t>
      </w:r>
      <w:r>
        <w:rPr>
          <w:rFonts w:ascii="Montserrat" w:hAnsi="Montserrat" w:cs="Arial"/>
          <w:bCs w:val="0"/>
          <w:color w:val="C00000"/>
          <w:sz w:val="36"/>
          <w:szCs w:val="36"/>
        </w:rPr>
        <w:t>]</w:t>
      </w:r>
      <w:commentRangeEnd w:id="0"/>
      <w:r>
        <w:rPr>
          <w:rStyle w:val="CommentReference"/>
          <w:rFonts w:asciiTheme="minorHAnsi" w:eastAsiaTheme="minorHAnsi" w:hAnsiTheme="minorHAnsi" w:cstheme="minorBidi"/>
          <w:b w:val="0"/>
          <w:bCs w:val="0"/>
          <w:caps w:val="0"/>
          <w:color w:val="auto"/>
          <w:lang w:eastAsia="en-US"/>
        </w:rPr>
        <w:commentReference w:id="0"/>
      </w:r>
      <w:r w:rsidR="001B2918">
        <w:rPr>
          <w:rFonts w:ascii="Montserrat" w:hAnsi="Montserrat" w:cs="Arial"/>
          <w:bCs w:val="0"/>
          <w:color w:val="C00000"/>
          <w:sz w:val="36"/>
          <w:szCs w:val="36"/>
        </w:rPr>
        <w:t xml:space="preserve"> 2</w:t>
      </w:r>
      <w:r w:rsidR="00C54EFF" w:rsidRPr="00893CD3">
        <w:rPr>
          <w:rFonts w:ascii="Montserrat" w:hAnsi="Montserrat" w:cs="Arial"/>
          <w:bCs w:val="0"/>
          <w:color w:val="C00000"/>
          <w:sz w:val="36"/>
          <w:szCs w:val="36"/>
        </w:rPr>
        <w:t>-day workshop</w:t>
      </w:r>
      <w:r w:rsidR="00263B70" w:rsidRPr="00893CD3">
        <w:rPr>
          <w:rFonts w:ascii="Montserrat" w:hAnsi="Montserrat" w:cs="Arial"/>
          <w:bCs w:val="0"/>
          <w:color w:val="C00000"/>
          <w:sz w:val="36"/>
          <w:szCs w:val="36"/>
        </w:rPr>
        <w:t xml:space="preserve"> Syllabus</w:t>
      </w:r>
    </w:p>
    <w:p w14:paraId="0B0393D6" w14:textId="77777777" w:rsidR="0039521D" w:rsidRDefault="0039521D" w:rsidP="001B2918">
      <w:pPr>
        <w:pStyle w:val="NormalWeb"/>
        <w:spacing w:before="0" w:beforeAutospacing="0" w:after="150" w:afterAutospacing="0"/>
        <w:rPr>
          <w:rStyle w:val="Strong"/>
          <w:rFonts w:ascii="Montserrat" w:hAnsi="Montserrat" w:cs="Arial"/>
          <w:color w:val="666E75"/>
          <w:sz w:val="20"/>
          <w:szCs w:val="20"/>
        </w:rPr>
      </w:pPr>
    </w:p>
    <w:p w14:paraId="1F947188" w14:textId="799C112D" w:rsidR="0039521D" w:rsidRDefault="00077CAA" w:rsidP="001B2918">
      <w:pPr>
        <w:pStyle w:val="NormalWeb"/>
        <w:spacing w:before="0" w:beforeAutospacing="0" w:after="150" w:afterAutospacing="0"/>
        <w:rPr>
          <w:rStyle w:val="Hyperlink"/>
          <w:rFonts w:ascii="Montserrat" w:hAnsi="Montserrat" w:cs="Arial"/>
          <w:sz w:val="20"/>
          <w:szCs w:val="20"/>
        </w:rPr>
      </w:pPr>
      <w:r w:rsidRPr="00A911B9">
        <w:rPr>
          <w:rStyle w:val="Strong"/>
          <w:rFonts w:ascii="Montserrat" w:hAnsi="Montserrat" w:cs="Arial"/>
          <w:color w:val="666E75"/>
          <w:sz w:val="20"/>
          <w:szCs w:val="20"/>
        </w:rPr>
        <w:t>Teacher</w:t>
      </w:r>
      <w:r w:rsidR="00263B70" w:rsidRPr="00A911B9">
        <w:rPr>
          <w:rStyle w:val="Strong"/>
          <w:rFonts w:ascii="Montserrat" w:hAnsi="Montserrat" w:cs="Arial"/>
          <w:color w:val="666E75"/>
          <w:sz w:val="20"/>
          <w:szCs w:val="20"/>
        </w:rPr>
        <w:t>:</w:t>
      </w:r>
      <w:r w:rsidR="00263B70" w:rsidRPr="00A911B9">
        <w:rPr>
          <w:rFonts w:ascii="Montserrat" w:hAnsi="Montserrat" w:cs="Arial"/>
          <w:color w:val="666E75"/>
          <w:sz w:val="20"/>
          <w:szCs w:val="20"/>
        </w:rPr>
        <w:t> </w:t>
      </w:r>
      <w:r w:rsidR="001B2918">
        <w:rPr>
          <w:rFonts w:ascii="Montserrat" w:hAnsi="Montserrat" w:cs="Arial"/>
          <w:color w:val="666E75"/>
          <w:sz w:val="20"/>
          <w:szCs w:val="20"/>
        </w:rPr>
        <w:t xml:space="preserve">Michael Pyrcz, Ph.D., </w:t>
      </w:r>
      <w:r w:rsidR="00884DA1">
        <w:rPr>
          <w:rFonts w:ascii="Montserrat" w:hAnsi="Montserrat" w:cs="Arial"/>
          <w:color w:val="666E75"/>
          <w:sz w:val="20"/>
          <w:szCs w:val="20"/>
        </w:rPr>
        <w:t>P.Eng.</w:t>
      </w:r>
      <w:r w:rsidR="001B2918">
        <w:rPr>
          <w:rFonts w:ascii="Montserrat" w:hAnsi="Montserrat" w:cs="Arial"/>
          <w:color w:val="666E75"/>
          <w:sz w:val="20"/>
          <w:szCs w:val="20"/>
        </w:rPr>
        <w:t xml:space="preserve"> (</w:t>
      </w:r>
      <w:hyperlink r:id="rId13" w:history="1">
        <w:r w:rsidR="001B2918" w:rsidRPr="00276AB6">
          <w:rPr>
            <w:rStyle w:val="Hyperlink"/>
            <w:rFonts w:ascii="Montserrat" w:hAnsi="Montserrat" w:cs="Arial"/>
            <w:sz w:val="20"/>
            <w:szCs w:val="20"/>
          </w:rPr>
          <w:t>mpyrcz@daytum.org</w:t>
        </w:r>
      </w:hyperlink>
      <w:r w:rsidR="001B2918">
        <w:rPr>
          <w:rFonts w:ascii="Montserrat" w:hAnsi="Montserrat" w:cs="Arial"/>
          <w:color w:val="666E75"/>
          <w:sz w:val="20"/>
          <w:szCs w:val="20"/>
        </w:rPr>
        <w:t xml:space="preserve">) / </w:t>
      </w:r>
      <w:r w:rsidR="001B2918" w:rsidRPr="00A53EFB">
        <w:rPr>
          <w:rFonts w:ascii="Montserrat" w:hAnsi="Montserrat" w:cs="Arial"/>
          <w:color w:val="666E75"/>
          <w:sz w:val="20"/>
          <w:szCs w:val="20"/>
        </w:rPr>
        <w:t>John T. Foster, Ph.D., P.E. (</w:t>
      </w:r>
      <w:hyperlink r:id="rId14" w:history="1">
        <w:r w:rsidR="001B2918" w:rsidRPr="00A53EFB">
          <w:rPr>
            <w:rStyle w:val="Hyperlink"/>
            <w:rFonts w:ascii="Montserrat" w:hAnsi="Montserrat" w:cs="Arial"/>
            <w:sz w:val="20"/>
            <w:szCs w:val="20"/>
          </w:rPr>
          <w:t>jtfoster@daytum.org</w:t>
        </w:r>
      </w:hyperlink>
      <w:r w:rsidR="001B2918" w:rsidRPr="00A53EFB">
        <w:rPr>
          <w:rStyle w:val="Hyperlink"/>
          <w:rFonts w:ascii="Montserrat" w:hAnsi="Montserrat" w:cs="Arial"/>
          <w:sz w:val="20"/>
          <w:szCs w:val="20"/>
        </w:rPr>
        <w:t>)</w:t>
      </w:r>
    </w:p>
    <w:p w14:paraId="70F3E0CE" w14:textId="5B253466" w:rsidR="00263B70" w:rsidRPr="00A911B9" w:rsidRDefault="001B2918" w:rsidP="001B2918">
      <w:pPr>
        <w:pStyle w:val="NormalWeb"/>
        <w:spacing w:before="0" w:beforeAutospacing="0" w:after="150" w:afterAutospacing="0"/>
        <w:rPr>
          <w:rFonts w:ascii="Montserrat" w:hAnsi="Montserrat" w:cs="Arial"/>
          <w:color w:val="666E75"/>
          <w:sz w:val="20"/>
          <w:szCs w:val="20"/>
        </w:rPr>
      </w:pPr>
      <w:r w:rsidRPr="00A53EFB">
        <w:rPr>
          <w:rStyle w:val="Strong"/>
          <w:rFonts w:ascii="Montserrat" w:hAnsi="Montserrat" w:cs="Arial"/>
          <w:color w:val="666E75"/>
          <w:sz w:val="20"/>
          <w:szCs w:val="20"/>
        </w:rPr>
        <w:t>Where and when do we meet?</w:t>
      </w:r>
      <w:r w:rsidRPr="00A53EFB">
        <w:rPr>
          <w:rFonts w:ascii="Montserrat" w:hAnsi="Montserrat" w:cs="Arial"/>
          <w:color w:val="666E75"/>
          <w:sz w:val="20"/>
          <w:szCs w:val="20"/>
        </w:rPr>
        <w:t> </w:t>
      </w:r>
      <w:r w:rsidRPr="00A53EFB">
        <w:rPr>
          <w:rFonts w:ascii="Montserrat" w:hAnsi="Montserrat" w:cs="Arial"/>
          <w:color w:val="666E75"/>
          <w:sz w:val="20"/>
          <w:szCs w:val="20"/>
        </w:rPr>
        <w:br/>
      </w:r>
      <w:r>
        <w:rPr>
          <w:rFonts w:ascii="Montserrat" w:hAnsi="Montserrat" w:cs="Arial"/>
          <w:color w:val="666E75"/>
          <w:sz w:val="20"/>
          <w:szCs w:val="20"/>
        </w:rPr>
        <w:t>July 11-12</w:t>
      </w:r>
      <w:r w:rsidRPr="00A53EFB">
        <w:rPr>
          <w:rFonts w:ascii="Montserrat" w:hAnsi="Montserrat" w:cs="Arial"/>
          <w:color w:val="666E75"/>
          <w:sz w:val="20"/>
          <w:szCs w:val="20"/>
          <w:vertAlign w:val="superscript"/>
        </w:rPr>
        <w:t>th</w:t>
      </w:r>
      <w:r w:rsidRPr="00A53EFB">
        <w:rPr>
          <w:rFonts w:ascii="Montserrat" w:hAnsi="Montserrat" w:cs="Arial"/>
          <w:color w:val="666E75"/>
          <w:sz w:val="20"/>
          <w:szCs w:val="20"/>
        </w:rPr>
        <w:t xml:space="preserve">, 2019 8:00 AM- 5:00 PM at </w:t>
      </w:r>
      <w:r w:rsidR="009E71B9">
        <w:rPr>
          <w:rFonts w:ascii="Montserrat" w:hAnsi="Montserrat" w:cs="Arial"/>
          <w:color w:val="666E75"/>
          <w:sz w:val="20"/>
          <w:szCs w:val="20"/>
        </w:rPr>
        <w:t>[</w:t>
      </w:r>
      <w:r w:rsidRPr="00A53EFB">
        <w:rPr>
          <w:rFonts w:ascii="Montserrat" w:hAnsi="Montserrat" w:cs="Arial"/>
          <w:color w:val="666E75"/>
          <w:sz w:val="20"/>
          <w:szCs w:val="20"/>
        </w:rPr>
        <w:t>700 Louisiana St, Suite 2400, Houston, TX 77002</w:t>
      </w:r>
      <w:r w:rsidR="009E71B9">
        <w:rPr>
          <w:rStyle w:val="Strong"/>
          <w:rFonts w:ascii="Montserrat" w:hAnsi="Montserrat" w:cs="Arial"/>
          <w:color w:val="666E75"/>
          <w:sz w:val="20"/>
          <w:szCs w:val="20"/>
        </w:rPr>
        <w:t>]</w:t>
      </w:r>
      <w:r w:rsidRPr="00A53EFB">
        <w:rPr>
          <w:rFonts w:ascii="Montserrat" w:hAnsi="Montserrat" w:cs="Arial"/>
          <w:color w:val="666E75"/>
          <w:sz w:val="20"/>
          <w:szCs w:val="20"/>
        </w:rPr>
        <w:br/>
      </w:r>
      <w:r w:rsidR="00CB4093" w:rsidRPr="00A911B9">
        <w:rPr>
          <w:rFonts w:ascii="Montserrat" w:hAnsi="Montserrat" w:cs="Arial"/>
          <w:color w:val="666E75"/>
          <w:sz w:val="20"/>
          <w:szCs w:val="20"/>
        </w:rPr>
        <w:br/>
      </w:r>
      <w:r w:rsidR="00077CAA" w:rsidRPr="00A911B9">
        <w:rPr>
          <w:rStyle w:val="Strong"/>
          <w:rFonts w:ascii="Montserrat" w:hAnsi="Montserrat" w:cs="Arial"/>
          <w:color w:val="666E75"/>
          <w:sz w:val="20"/>
          <w:szCs w:val="20"/>
        </w:rPr>
        <w:t>What you’ll need</w:t>
      </w:r>
      <w:r w:rsidR="00263B70" w:rsidRPr="00A911B9">
        <w:rPr>
          <w:rStyle w:val="Strong"/>
          <w:rFonts w:ascii="Montserrat" w:hAnsi="Montserrat" w:cs="Arial"/>
          <w:color w:val="666E75"/>
          <w:sz w:val="20"/>
          <w:szCs w:val="20"/>
        </w:rPr>
        <w:t>:</w:t>
      </w:r>
      <w:r w:rsidR="00263B70" w:rsidRPr="00A911B9">
        <w:rPr>
          <w:rFonts w:ascii="Montserrat" w:hAnsi="Montserrat" w:cs="Arial"/>
          <w:color w:val="666E75"/>
          <w:sz w:val="20"/>
          <w:szCs w:val="20"/>
        </w:rPr>
        <w:t> </w:t>
      </w:r>
      <w:r w:rsidR="00CB4093" w:rsidRPr="00A911B9">
        <w:rPr>
          <w:rFonts w:ascii="Montserrat" w:hAnsi="Montserrat" w:cs="Arial"/>
          <w:color w:val="666E75"/>
          <w:sz w:val="20"/>
          <w:szCs w:val="20"/>
        </w:rPr>
        <w:br/>
      </w:r>
      <w:proofErr w:type="spellStart"/>
      <w:r>
        <w:rPr>
          <w:rFonts w:ascii="Montserrat" w:hAnsi="Montserrat" w:cs="Arial"/>
          <w:color w:val="666E75"/>
          <w:sz w:val="20"/>
          <w:szCs w:val="20"/>
        </w:rPr>
        <w:t>Daytum’s</w:t>
      </w:r>
      <w:proofErr w:type="spellEnd"/>
      <w:r>
        <w:rPr>
          <w:rFonts w:ascii="Montserrat" w:hAnsi="Montserrat" w:cs="Arial"/>
          <w:color w:val="666E75"/>
          <w:sz w:val="20"/>
          <w:szCs w:val="20"/>
        </w:rPr>
        <w:t xml:space="preserve"> 3-Day Workshop Certificate of Completion </w:t>
      </w:r>
      <w:r w:rsidRPr="00A53EFB">
        <w:rPr>
          <w:rFonts w:ascii="Montserrat" w:hAnsi="Montserrat" w:cs="Arial"/>
          <w:b/>
          <w:color w:val="666E75"/>
          <w:sz w:val="20"/>
          <w:szCs w:val="20"/>
          <w:u w:val="single"/>
        </w:rPr>
        <w:t>OR</w:t>
      </w:r>
      <w:r>
        <w:rPr>
          <w:rFonts w:ascii="Montserrat" w:hAnsi="Montserrat" w:cs="Arial"/>
          <w:color w:val="666E75"/>
          <w:sz w:val="20"/>
          <w:szCs w:val="20"/>
        </w:rPr>
        <w:t xml:space="preserve"> </w:t>
      </w:r>
      <w:r>
        <w:rPr>
          <w:rFonts w:ascii="Montserrat" w:hAnsi="Montserrat" w:cs="Arial"/>
          <w:color w:val="666E75"/>
          <w:sz w:val="20"/>
          <w:szCs w:val="20"/>
        </w:rPr>
        <w:br/>
      </w:r>
      <w:r w:rsidRPr="00A53EFB">
        <w:rPr>
          <w:rFonts w:ascii="Montserrat" w:hAnsi="Montserrat" w:cs="Arial"/>
          <w:color w:val="666E75"/>
          <w:sz w:val="20"/>
          <w:szCs w:val="20"/>
        </w:rPr>
        <w:t xml:space="preserve">Oil and gas industry experience and </w:t>
      </w:r>
      <w:r w:rsidR="00893CD3">
        <w:rPr>
          <w:rFonts w:ascii="Montserrat" w:hAnsi="Montserrat" w:cs="Arial"/>
          <w:color w:val="666E75"/>
          <w:sz w:val="20"/>
          <w:szCs w:val="20"/>
        </w:rPr>
        <w:t xml:space="preserve">extensive </w:t>
      </w:r>
      <w:proofErr w:type="spellStart"/>
      <w:r w:rsidR="00893CD3">
        <w:rPr>
          <w:rFonts w:ascii="Montserrat" w:hAnsi="Montserrat" w:cs="Arial"/>
          <w:color w:val="666E75"/>
          <w:sz w:val="20"/>
          <w:szCs w:val="20"/>
        </w:rPr>
        <w:t>knowledgy</w:t>
      </w:r>
      <w:proofErr w:type="spellEnd"/>
      <w:r w:rsidR="00893CD3">
        <w:rPr>
          <w:rFonts w:ascii="Montserrat" w:hAnsi="Montserrat" w:cs="Arial"/>
          <w:color w:val="666E75"/>
          <w:sz w:val="20"/>
          <w:szCs w:val="20"/>
        </w:rPr>
        <w:t xml:space="preserve"> of the Python Data Science Ecosystem (e.g. NumPy, SciPy, Matplotlib, Bokeh, Intake, Panel, </w:t>
      </w:r>
      <w:proofErr w:type="spellStart"/>
      <w:r w:rsidR="00893CD3">
        <w:rPr>
          <w:rFonts w:ascii="Montserrat" w:hAnsi="Montserrat" w:cs="Arial"/>
          <w:color w:val="666E75"/>
          <w:sz w:val="20"/>
          <w:szCs w:val="20"/>
        </w:rPr>
        <w:t>Scikit</w:t>
      </w:r>
      <w:proofErr w:type="spellEnd"/>
      <w:r w:rsidR="00893CD3">
        <w:rPr>
          <w:rFonts w:ascii="Montserrat" w:hAnsi="Montserrat" w:cs="Arial"/>
          <w:color w:val="666E75"/>
          <w:sz w:val="20"/>
          <w:szCs w:val="20"/>
        </w:rPr>
        <w:t>-Learn)</w:t>
      </w:r>
      <w:r>
        <w:rPr>
          <w:rFonts w:ascii="Montserrat" w:hAnsi="Montserrat" w:cs="Arial"/>
          <w:color w:val="666E75"/>
          <w:sz w:val="20"/>
          <w:szCs w:val="20"/>
        </w:rPr>
        <w:t xml:space="preserve"> </w:t>
      </w:r>
    </w:p>
    <w:p w14:paraId="05942DB8" w14:textId="2F93FCAC" w:rsidR="00F24F48" w:rsidRPr="00893CD3" w:rsidRDefault="00F24F48" w:rsidP="006C56F2">
      <w:pPr>
        <w:pStyle w:val="NormalWeb"/>
        <w:spacing w:before="0" w:beforeAutospacing="0" w:after="150" w:afterAutospacing="0"/>
        <w:rPr>
          <w:rStyle w:val="Strong"/>
          <w:rFonts w:ascii="Montserrat" w:hAnsi="Montserrat" w:cs="Arial"/>
          <w:b w:val="0"/>
          <w:color w:val="666E75"/>
          <w:sz w:val="20"/>
          <w:szCs w:val="20"/>
        </w:rPr>
      </w:pPr>
      <w:r>
        <w:rPr>
          <w:rStyle w:val="Strong"/>
          <w:rFonts w:ascii="Montserrat" w:hAnsi="Montserrat" w:cs="Arial"/>
          <w:color w:val="666E75"/>
          <w:sz w:val="20"/>
          <w:szCs w:val="20"/>
        </w:rPr>
        <w:t xml:space="preserve">Workshop Objective: </w:t>
      </w:r>
      <w:commentRangeStart w:id="1"/>
      <w:r w:rsidRPr="00893CD3">
        <w:rPr>
          <w:rStyle w:val="Strong"/>
          <w:rFonts w:ascii="Montserrat" w:hAnsi="Montserrat" w:cs="Arial"/>
          <w:b w:val="0"/>
          <w:color w:val="666E75"/>
          <w:sz w:val="20"/>
          <w:szCs w:val="20"/>
        </w:rPr>
        <w:t xml:space="preserve">[To </w:t>
      </w:r>
      <w:r w:rsidR="004035BD">
        <w:rPr>
          <w:rStyle w:val="Strong"/>
          <w:rFonts w:ascii="Montserrat" w:hAnsi="Montserrat" w:cs="Arial"/>
          <w:b w:val="0"/>
          <w:color w:val="666E75"/>
          <w:sz w:val="20"/>
          <w:szCs w:val="20"/>
        </w:rPr>
        <w:t xml:space="preserve">learn </w:t>
      </w:r>
      <w:r w:rsidRPr="00893CD3">
        <w:rPr>
          <w:rStyle w:val="Strong"/>
          <w:rFonts w:ascii="Montserrat" w:hAnsi="Montserrat" w:cs="Arial"/>
          <w:b w:val="0"/>
          <w:color w:val="666E75"/>
          <w:sz w:val="20"/>
          <w:szCs w:val="20"/>
        </w:rPr>
        <w:t xml:space="preserve">the </w:t>
      </w:r>
      <w:del w:id="2" w:author="Michael Pyrcz" w:date="2019-05-25T12:27:00Z">
        <w:r w:rsidRPr="00893CD3" w:rsidDel="003A0306">
          <w:rPr>
            <w:rStyle w:val="Strong"/>
            <w:rFonts w:ascii="Montserrat" w:hAnsi="Montserrat" w:cs="Arial"/>
            <w:b w:val="0"/>
            <w:color w:val="666E75"/>
            <w:sz w:val="20"/>
            <w:szCs w:val="20"/>
          </w:rPr>
          <w:delText xml:space="preserve">role </w:delText>
        </w:r>
        <w:r w:rsidR="009E7734" w:rsidDel="003A0306">
          <w:rPr>
            <w:rStyle w:val="Strong"/>
            <w:rFonts w:ascii="Montserrat" w:hAnsi="Montserrat" w:cs="Arial"/>
            <w:b w:val="0"/>
            <w:color w:val="666E75"/>
            <w:sz w:val="20"/>
            <w:szCs w:val="20"/>
          </w:rPr>
          <w:delText>that</w:delText>
        </w:r>
        <w:r w:rsidRPr="00893CD3" w:rsidDel="003A0306">
          <w:rPr>
            <w:rStyle w:val="Strong"/>
            <w:rFonts w:ascii="Montserrat" w:hAnsi="Montserrat" w:cs="Arial"/>
            <w:b w:val="0"/>
            <w:color w:val="666E75"/>
            <w:sz w:val="20"/>
            <w:szCs w:val="20"/>
          </w:rPr>
          <w:delText xml:space="preserve"> statistics plays within data analytics </w:delText>
        </w:r>
        <w:r w:rsidR="00592E8E" w:rsidDel="003A0306">
          <w:rPr>
            <w:rStyle w:val="Strong"/>
            <w:rFonts w:ascii="Montserrat" w:hAnsi="Montserrat" w:cs="Arial"/>
            <w:b w:val="0"/>
            <w:color w:val="666E75"/>
            <w:sz w:val="20"/>
            <w:szCs w:val="20"/>
          </w:rPr>
          <w:delText xml:space="preserve">/ </w:delText>
        </w:r>
        <w:r w:rsidRPr="00893CD3" w:rsidDel="003A0306">
          <w:rPr>
            <w:rStyle w:val="Strong"/>
            <w:rFonts w:ascii="Montserrat" w:hAnsi="Montserrat" w:cs="Arial"/>
            <w:b w:val="0"/>
            <w:color w:val="666E75"/>
            <w:sz w:val="20"/>
            <w:szCs w:val="20"/>
          </w:rPr>
          <w:delText xml:space="preserve">science and </w:delText>
        </w:r>
        <w:r w:rsidR="004035BD" w:rsidDel="003A0306">
          <w:rPr>
            <w:rStyle w:val="Strong"/>
            <w:rFonts w:ascii="Montserrat" w:hAnsi="Montserrat" w:cs="Arial"/>
            <w:b w:val="0"/>
            <w:color w:val="666E75"/>
            <w:sz w:val="20"/>
            <w:szCs w:val="20"/>
          </w:rPr>
          <w:delText xml:space="preserve">to </w:delText>
        </w:r>
        <w:r w:rsidRPr="00893CD3" w:rsidDel="003A0306">
          <w:rPr>
            <w:rStyle w:val="Strong"/>
            <w:rFonts w:ascii="Montserrat" w:hAnsi="Montserrat" w:cs="Arial"/>
            <w:b w:val="0"/>
            <w:color w:val="666E75"/>
            <w:sz w:val="20"/>
            <w:szCs w:val="20"/>
          </w:rPr>
          <w:delText>introduce the concepts of Big Data and advanced machine learning techniques.</w:delText>
        </w:r>
        <w:r w:rsidRPr="00F24F48" w:rsidDel="003A0306">
          <w:rPr>
            <w:rStyle w:val="Strong"/>
            <w:rFonts w:ascii="Montserrat" w:hAnsi="Montserrat" w:cs="Arial"/>
            <w:b w:val="0"/>
            <w:color w:val="666E75"/>
            <w:sz w:val="20"/>
            <w:szCs w:val="20"/>
          </w:rPr>
          <w:delText>]</w:delText>
        </w:r>
        <w:commentRangeEnd w:id="1"/>
        <w:r w:rsidDel="003A0306">
          <w:rPr>
            <w:rStyle w:val="CommentReference"/>
            <w:rFonts w:asciiTheme="minorHAnsi" w:eastAsiaTheme="minorHAnsi" w:hAnsiTheme="minorHAnsi" w:cstheme="minorBidi"/>
          </w:rPr>
          <w:commentReference w:id="1"/>
        </w:r>
      </w:del>
      <w:ins w:id="3" w:author="Michael Pyrcz" w:date="2019-05-25T12:27:00Z">
        <w:r w:rsidR="003A0306">
          <w:rPr>
            <w:rStyle w:val="Strong"/>
            <w:rFonts w:ascii="Montserrat" w:hAnsi="Montserrat" w:cs="Arial"/>
            <w:b w:val="0"/>
            <w:color w:val="666E75"/>
            <w:sz w:val="20"/>
            <w:szCs w:val="20"/>
          </w:rPr>
          <w:t xml:space="preserve">theory and practical workflows for the application of data analytics, geostatistics and machine learning </w:t>
        </w:r>
      </w:ins>
      <w:ins w:id="4" w:author="Michael Pyrcz" w:date="2019-05-25T12:41:00Z">
        <w:r w:rsidR="00BB2971">
          <w:rPr>
            <w:rStyle w:val="Strong"/>
            <w:rFonts w:ascii="Montserrat" w:hAnsi="Montserrat" w:cs="Arial"/>
            <w:b w:val="0"/>
            <w:color w:val="666E75"/>
            <w:sz w:val="20"/>
            <w:szCs w:val="20"/>
          </w:rPr>
          <w:t xml:space="preserve">with energy industry data </w:t>
        </w:r>
      </w:ins>
      <w:ins w:id="5" w:author="Michael Pyrcz" w:date="2019-05-25T12:27:00Z">
        <w:r w:rsidR="003A0306">
          <w:rPr>
            <w:rStyle w:val="Strong"/>
            <w:rFonts w:ascii="Montserrat" w:hAnsi="Montserrat" w:cs="Arial"/>
            <w:b w:val="0"/>
            <w:color w:val="666E75"/>
            <w:sz w:val="20"/>
            <w:szCs w:val="20"/>
          </w:rPr>
          <w:t xml:space="preserve">support </w:t>
        </w:r>
      </w:ins>
      <w:ins w:id="6" w:author="Michael Pyrcz" w:date="2019-05-25T12:35:00Z">
        <w:r w:rsidR="003A0306">
          <w:rPr>
            <w:rStyle w:val="Strong"/>
            <w:rFonts w:ascii="Montserrat" w:hAnsi="Montserrat" w:cs="Arial"/>
            <w:b w:val="0"/>
            <w:color w:val="666E75"/>
            <w:sz w:val="20"/>
            <w:szCs w:val="20"/>
          </w:rPr>
          <w:t>development decision making.</w:t>
        </w:r>
      </w:ins>
    </w:p>
    <w:p w14:paraId="338F67B4" w14:textId="348992DA" w:rsidR="00390699" w:rsidRDefault="00077CAA" w:rsidP="006C56F2">
      <w:pPr>
        <w:pStyle w:val="NormalWeb"/>
        <w:spacing w:before="0" w:beforeAutospacing="0" w:after="150" w:afterAutospacing="0"/>
        <w:rPr>
          <w:rFonts w:ascii="Montserrat" w:hAnsi="Montserrat" w:cs="Arial"/>
          <w:color w:val="666E75"/>
          <w:sz w:val="20"/>
          <w:szCs w:val="20"/>
        </w:rPr>
      </w:pPr>
      <w:r w:rsidRPr="00A911B9">
        <w:rPr>
          <w:rStyle w:val="Strong"/>
          <w:rFonts w:ascii="Montserrat" w:hAnsi="Montserrat" w:cs="Arial"/>
          <w:color w:val="666E75"/>
          <w:sz w:val="20"/>
          <w:szCs w:val="20"/>
        </w:rPr>
        <w:t xml:space="preserve">Workshop </w:t>
      </w:r>
      <w:r w:rsidR="00C429D0" w:rsidRPr="00A911B9">
        <w:rPr>
          <w:rStyle w:val="Strong"/>
          <w:rFonts w:ascii="Montserrat" w:hAnsi="Montserrat" w:cs="Arial"/>
          <w:color w:val="666E75"/>
          <w:sz w:val="20"/>
          <w:szCs w:val="20"/>
        </w:rPr>
        <w:t>Overview</w:t>
      </w:r>
      <w:r w:rsidRPr="00A911B9">
        <w:rPr>
          <w:rStyle w:val="Strong"/>
          <w:rFonts w:ascii="Montserrat" w:hAnsi="Montserrat" w:cs="Arial"/>
          <w:color w:val="666E75"/>
          <w:sz w:val="20"/>
          <w:szCs w:val="20"/>
        </w:rPr>
        <w:t>:</w:t>
      </w:r>
      <w:r w:rsidR="00F21925" w:rsidRPr="00A911B9">
        <w:rPr>
          <w:rFonts w:ascii="Montserrat" w:hAnsi="Montserrat" w:cs="Arial"/>
          <w:color w:val="666E75"/>
          <w:sz w:val="20"/>
          <w:szCs w:val="20"/>
        </w:rPr>
        <w:br/>
      </w:r>
      <w:r w:rsidR="00F21925" w:rsidRPr="00A911B9">
        <w:rPr>
          <w:rFonts w:ascii="Montserrat" w:hAnsi="Montserrat" w:cs="Arial"/>
          <w:color w:val="666E75"/>
          <w:sz w:val="20"/>
          <w:szCs w:val="20"/>
        </w:rPr>
        <w:br/>
      </w:r>
      <w:r w:rsidR="00B318F3" w:rsidRPr="00A911B9">
        <w:rPr>
          <w:rFonts w:ascii="Montserrat" w:hAnsi="Montserrat" w:cs="Arial"/>
          <w:color w:val="666E75"/>
          <w:sz w:val="20"/>
          <w:szCs w:val="20"/>
        </w:rPr>
        <w:t>O</w:t>
      </w:r>
      <w:r w:rsidR="00993FF7" w:rsidRPr="00A911B9">
        <w:rPr>
          <w:rFonts w:ascii="Montserrat" w:hAnsi="Montserrat" w:cs="Arial"/>
          <w:color w:val="666E75"/>
          <w:sz w:val="20"/>
          <w:szCs w:val="20"/>
        </w:rPr>
        <w:t xml:space="preserve">ur </w:t>
      </w:r>
      <w:r w:rsidR="001B2918">
        <w:rPr>
          <w:rFonts w:ascii="Montserrat" w:hAnsi="Montserrat" w:cs="Arial"/>
          <w:color w:val="666E75"/>
          <w:sz w:val="20"/>
          <w:szCs w:val="20"/>
        </w:rPr>
        <w:t>2</w:t>
      </w:r>
      <w:r w:rsidR="00993FF7" w:rsidRPr="00A911B9">
        <w:rPr>
          <w:rFonts w:ascii="Montserrat" w:hAnsi="Montserrat" w:cs="Arial"/>
          <w:color w:val="666E75"/>
          <w:sz w:val="20"/>
          <w:szCs w:val="20"/>
        </w:rPr>
        <w:t xml:space="preserve">-day workshop </w:t>
      </w:r>
      <w:r w:rsidR="002828D2" w:rsidRPr="00A911B9">
        <w:rPr>
          <w:rFonts w:ascii="Montserrat" w:hAnsi="Montserrat" w:cs="Arial"/>
          <w:color w:val="666E75"/>
          <w:sz w:val="20"/>
          <w:szCs w:val="20"/>
        </w:rPr>
        <w:t>focuses</w:t>
      </w:r>
      <w:r w:rsidR="00993FF7" w:rsidRPr="00A911B9">
        <w:rPr>
          <w:rFonts w:ascii="Montserrat" w:hAnsi="Montserrat" w:cs="Arial"/>
          <w:color w:val="666E75"/>
          <w:sz w:val="20"/>
          <w:szCs w:val="20"/>
        </w:rPr>
        <w:t xml:space="preserve"> on </w:t>
      </w:r>
      <w:r w:rsidR="00390699" w:rsidRPr="00A911B9">
        <w:rPr>
          <w:rFonts w:ascii="Montserrat" w:hAnsi="Montserrat" w:cs="Arial"/>
          <w:color w:val="666E75"/>
          <w:sz w:val="20"/>
          <w:szCs w:val="20"/>
        </w:rPr>
        <w:t>the</w:t>
      </w:r>
      <w:r w:rsidR="001B2918">
        <w:rPr>
          <w:rFonts w:ascii="Montserrat" w:hAnsi="Montserrat" w:cs="Arial"/>
          <w:color w:val="666E75"/>
          <w:sz w:val="20"/>
          <w:szCs w:val="20"/>
        </w:rPr>
        <w:t xml:space="preserve"> advanced</w:t>
      </w:r>
      <w:r w:rsidR="00390699" w:rsidRPr="00A911B9">
        <w:rPr>
          <w:rFonts w:ascii="Montserrat" w:hAnsi="Montserrat" w:cs="Arial"/>
          <w:color w:val="666E75"/>
          <w:sz w:val="20"/>
          <w:szCs w:val="20"/>
        </w:rPr>
        <w:t xml:space="preserve"> application of </w:t>
      </w:r>
      <w:del w:id="7" w:author="Michael Pyrcz" w:date="2019-05-25T12:39:00Z">
        <w:r w:rsidR="009E71B9" w:rsidDel="00BB2971">
          <w:rPr>
            <w:rFonts w:ascii="Montserrat" w:hAnsi="Montserrat" w:cs="Arial"/>
            <w:color w:val="666E75"/>
            <w:sz w:val="20"/>
            <w:szCs w:val="20"/>
          </w:rPr>
          <w:delText>statistical analysis</w:delText>
        </w:r>
      </w:del>
      <w:ins w:id="8" w:author="Michael Pyrcz" w:date="2019-05-25T12:39:00Z">
        <w:r w:rsidR="00BB2971">
          <w:rPr>
            <w:rFonts w:ascii="Montserrat" w:hAnsi="Montserrat" w:cs="Arial"/>
            <w:color w:val="666E75"/>
            <w:sz w:val="20"/>
            <w:szCs w:val="20"/>
          </w:rPr>
          <w:t>data analytics, geostatistics</w:t>
        </w:r>
      </w:ins>
      <w:r w:rsidR="009E71B9">
        <w:rPr>
          <w:rFonts w:ascii="Montserrat" w:hAnsi="Montserrat" w:cs="Arial"/>
          <w:color w:val="666E75"/>
          <w:sz w:val="20"/>
          <w:szCs w:val="20"/>
        </w:rPr>
        <w:t xml:space="preserve"> and machine learning</w:t>
      </w:r>
      <w:r w:rsidR="00D64613" w:rsidRPr="00A911B9">
        <w:rPr>
          <w:rFonts w:ascii="Montserrat" w:hAnsi="Montserrat" w:cs="Arial"/>
          <w:color w:val="666E75"/>
          <w:sz w:val="20"/>
          <w:szCs w:val="20"/>
        </w:rPr>
        <w:t xml:space="preserve"> </w:t>
      </w:r>
      <w:r w:rsidR="00390699" w:rsidRPr="00A911B9">
        <w:rPr>
          <w:rFonts w:ascii="Montserrat" w:hAnsi="Montserrat" w:cs="Arial"/>
          <w:color w:val="666E75"/>
          <w:sz w:val="20"/>
          <w:szCs w:val="20"/>
        </w:rPr>
        <w:t xml:space="preserve">to </w:t>
      </w:r>
      <w:r w:rsidR="00390699" w:rsidRPr="00F24F48">
        <w:rPr>
          <w:rFonts w:ascii="Montserrat" w:hAnsi="Montserrat" w:cs="Arial"/>
          <w:b/>
          <w:color w:val="666E75"/>
          <w:sz w:val="20"/>
          <w:szCs w:val="20"/>
        </w:rPr>
        <w:t xml:space="preserve">energy </w:t>
      </w:r>
      <w:r w:rsidR="00D64613" w:rsidRPr="00F24F48">
        <w:rPr>
          <w:rFonts w:ascii="Montserrat" w:hAnsi="Montserrat" w:cs="Arial"/>
          <w:b/>
          <w:color w:val="666E75"/>
          <w:sz w:val="20"/>
          <w:szCs w:val="20"/>
        </w:rPr>
        <w:t>industry</w:t>
      </w:r>
      <w:r w:rsidR="00781A25" w:rsidRPr="00F24F48">
        <w:rPr>
          <w:rFonts w:ascii="Montserrat" w:hAnsi="Montserrat" w:cs="Arial"/>
          <w:b/>
          <w:color w:val="666E75"/>
          <w:sz w:val="20"/>
          <w:szCs w:val="20"/>
        </w:rPr>
        <w:t xml:space="preserve"> </w:t>
      </w:r>
      <w:r w:rsidR="00390699" w:rsidRPr="00F24F48">
        <w:rPr>
          <w:rFonts w:ascii="Montserrat" w:hAnsi="Montserrat" w:cs="Arial"/>
          <w:b/>
          <w:color w:val="666E75"/>
          <w:sz w:val="20"/>
          <w:szCs w:val="20"/>
        </w:rPr>
        <w:t>data</w:t>
      </w:r>
      <w:r w:rsidR="00781A25" w:rsidRPr="00A911B9">
        <w:rPr>
          <w:rFonts w:ascii="Montserrat" w:hAnsi="Montserrat" w:cs="Arial"/>
          <w:color w:val="666E75"/>
          <w:sz w:val="20"/>
          <w:szCs w:val="20"/>
        </w:rPr>
        <w:t xml:space="preserve">.  </w:t>
      </w:r>
    </w:p>
    <w:p w14:paraId="1F747233" w14:textId="607F3B6E" w:rsidR="00527E54" w:rsidRDefault="000F5CE1" w:rsidP="00893CD3">
      <w:pPr>
        <w:pStyle w:val="NormalWeb"/>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t xml:space="preserve">This </w:t>
      </w:r>
      <w:r w:rsidR="0039521D">
        <w:rPr>
          <w:rFonts w:ascii="Montserrat" w:hAnsi="Montserrat" w:cs="Arial"/>
          <w:color w:val="666E75"/>
          <w:sz w:val="20"/>
          <w:szCs w:val="20"/>
        </w:rPr>
        <w:t>[</w:t>
      </w:r>
      <w:commentRangeStart w:id="9"/>
      <w:r>
        <w:rPr>
          <w:rFonts w:ascii="Montserrat" w:hAnsi="Montserrat" w:cs="Arial"/>
          <w:color w:val="666E75"/>
          <w:sz w:val="20"/>
          <w:szCs w:val="20"/>
        </w:rPr>
        <w:t xml:space="preserve">intermediate </w:t>
      </w:r>
      <w:del w:id="10" w:author="Michael Pyrcz" w:date="2019-05-25T12:39:00Z">
        <w:r w:rsidDel="00BB2971">
          <w:rPr>
            <w:rFonts w:ascii="Montserrat" w:hAnsi="Montserrat" w:cs="Arial"/>
            <w:color w:val="666E75"/>
            <w:sz w:val="20"/>
            <w:szCs w:val="20"/>
          </w:rPr>
          <w:delText xml:space="preserve">/ </w:delText>
        </w:r>
        <w:commentRangeStart w:id="11"/>
        <w:r w:rsidDel="00BB2971">
          <w:rPr>
            <w:rFonts w:ascii="Montserrat" w:hAnsi="Montserrat" w:cs="Arial"/>
            <w:color w:val="666E75"/>
            <w:sz w:val="20"/>
            <w:szCs w:val="20"/>
          </w:rPr>
          <w:delText>advanced</w:delText>
        </w:r>
      </w:del>
      <w:commentRangeEnd w:id="9"/>
      <w:commentRangeEnd w:id="11"/>
      <w:r w:rsidR="00BB2971">
        <w:rPr>
          <w:rStyle w:val="CommentReference"/>
          <w:rFonts w:asciiTheme="minorHAnsi" w:eastAsiaTheme="minorHAnsi" w:hAnsiTheme="minorHAnsi" w:cstheme="minorBidi"/>
        </w:rPr>
        <w:commentReference w:id="11"/>
      </w:r>
      <w:del w:id="12" w:author="Michael Pyrcz" w:date="2019-05-25T12:39:00Z">
        <w:r w:rsidR="0039521D" w:rsidDel="00BB2971">
          <w:rPr>
            <w:rStyle w:val="CommentReference"/>
            <w:rFonts w:asciiTheme="minorHAnsi" w:eastAsiaTheme="minorHAnsi" w:hAnsiTheme="minorHAnsi" w:cstheme="minorBidi"/>
          </w:rPr>
          <w:commentReference w:id="9"/>
        </w:r>
        <w:r w:rsidR="0039521D" w:rsidDel="00BB2971">
          <w:rPr>
            <w:rFonts w:ascii="Montserrat" w:hAnsi="Montserrat" w:cs="Arial"/>
            <w:color w:val="666E75"/>
            <w:sz w:val="20"/>
            <w:szCs w:val="20"/>
          </w:rPr>
          <w:delText>]</w:delText>
        </w:r>
        <w:r w:rsidDel="00BB2971">
          <w:rPr>
            <w:rFonts w:ascii="Montserrat" w:hAnsi="Montserrat" w:cs="Arial"/>
            <w:color w:val="666E75"/>
            <w:sz w:val="20"/>
            <w:szCs w:val="20"/>
          </w:rPr>
          <w:delText xml:space="preserve"> </w:delText>
        </w:r>
      </w:del>
      <w:r w:rsidRPr="00DD6A81">
        <w:rPr>
          <w:rFonts w:ascii="Montserrat" w:hAnsi="Montserrat" w:cs="Arial"/>
          <w:color w:val="666E75"/>
          <w:sz w:val="20"/>
          <w:szCs w:val="20"/>
        </w:rPr>
        <w:t xml:space="preserve">course is </w:t>
      </w:r>
      <w:r w:rsidR="00385D32">
        <w:rPr>
          <w:rFonts w:ascii="Montserrat" w:hAnsi="Montserrat" w:cs="Arial"/>
          <w:color w:val="666E75"/>
          <w:sz w:val="20"/>
          <w:szCs w:val="20"/>
        </w:rPr>
        <w:t xml:space="preserve">a </w:t>
      </w:r>
      <w:r>
        <w:rPr>
          <w:rFonts w:ascii="Montserrat" w:hAnsi="Montserrat" w:cs="Arial"/>
          <w:color w:val="666E75"/>
          <w:sz w:val="20"/>
          <w:szCs w:val="20"/>
        </w:rPr>
        <w:t xml:space="preserve">critical step in </w:t>
      </w:r>
      <w:r w:rsidR="0039521D">
        <w:rPr>
          <w:rFonts w:ascii="Montserrat" w:hAnsi="Montserrat" w:cs="Arial"/>
          <w:color w:val="666E75"/>
          <w:sz w:val="20"/>
          <w:szCs w:val="20"/>
        </w:rPr>
        <w:t xml:space="preserve">laying </w:t>
      </w:r>
      <w:r>
        <w:rPr>
          <w:rFonts w:ascii="Montserrat" w:hAnsi="Montserrat" w:cs="Arial"/>
          <w:color w:val="666E75"/>
          <w:sz w:val="20"/>
          <w:szCs w:val="20"/>
        </w:rPr>
        <w:t xml:space="preserve">the </w:t>
      </w:r>
      <w:r w:rsidRPr="00DD6A81">
        <w:rPr>
          <w:rFonts w:ascii="Montserrat" w:hAnsi="Montserrat" w:cs="Arial"/>
          <w:color w:val="666E75"/>
          <w:sz w:val="20"/>
          <w:szCs w:val="20"/>
        </w:rPr>
        <w:t>foundation</w:t>
      </w:r>
      <w:del w:id="13" w:author="Michael Pyrcz" w:date="2019-05-25T12:42:00Z">
        <w:r w:rsidRPr="00DD6A81" w:rsidDel="00BB2971">
          <w:rPr>
            <w:rFonts w:ascii="Montserrat" w:hAnsi="Montserrat" w:cs="Arial"/>
            <w:color w:val="666E75"/>
            <w:sz w:val="20"/>
            <w:szCs w:val="20"/>
          </w:rPr>
          <w:delText xml:space="preserve"> </w:delText>
        </w:r>
      </w:del>
      <w:ins w:id="14" w:author="Michael Pyrcz" w:date="2019-05-25T12:42:00Z">
        <w:r w:rsidR="00BB2971">
          <w:rPr>
            <w:rFonts w:ascii="Montserrat" w:hAnsi="Montserrat" w:cs="Arial"/>
            <w:color w:val="666E75"/>
            <w:sz w:val="20"/>
            <w:szCs w:val="20"/>
          </w:rPr>
          <w:t xml:space="preserve"> </w:t>
        </w:r>
      </w:ins>
      <w:r w:rsidR="0039521D">
        <w:rPr>
          <w:rFonts w:ascii="Montserrat" w:hAnsi="Montserrat" w:cs="Arial"/>
          <w:color w:val="666E75"/>
          <w:sz w:val="20"/>
          <w:szCs w:val="20"/>
        </w:rPr>
        <w:t xml:space="preserve">necessary </w:t>
      </w:r>
      <w:r w:rsidR="00884DA1">
        <w:rPr>
          <w:rFonts w:ascii="Montserrat" w:hAnsi="Montserrat" w:cs="Arial"/>
          <w:color w:val="666E75"/>
          <w:sz w:val="20"/>
          <w:szCs w:val="20"/>
        </w:rPr>
        <w:t xml:space="preserve">for </w:t>
      </w:r>
      <w:r w:rsidRPr="00DD6A81">
        <w:rPr>
          <w:rFonts w:ascii="Montserrat" w:hAnsi="Montserrat" w:cs="Arial"/>
          <w:color w:val="666E75"/>
          <w:sz w:val="20"/>
          <w:szCs w:val="20"/>
        </w:rPr>
        <w:t>think</w:t>
      </w:r>
      <w:r w:rsidR="000D7D32">
        <w:rPr>
          <w:rFonts w:ascii="Montserrat" w:hAnsi="Montserrat" w:cs="Arial"/>
          <w:color w:val="666E75"/>
          <w:sz w:val="20"/>
          <w:szCs w:val="20"/>
        </w:rPr>
        <w:t>ing</w:t>
      </w:r>
      <w:r w:rsidRPr="00DD6A81">
        <w:rPr>
          <w:rFonts w:ascii="Montserrat" w:hAnsi="Montserrat" w:cs="Arial"/>
          <w:color w:val="666E75"/>
          <w:sz w:val="20"/>
          <w:szCs w:val="20"/>
        </w:rPr>
        <w:t xml:space="preserve"> statistically</w:t>
      </w:r>
      <w:r w:rsidR="00385D32">
        <w:rPr>
          <w:rFonts w:ascii="Montserrat" w:hAnsi="Montserrat" w:cs="Arial"/>
          <w:color w:val="666E75"/>
          <w:sz w:val="20"/>
          <w:szCs w:val="20"/>
        </w:rPr>
        <w:t xml:space="preserve"> and </w:t>
      </w:r>
      <w:r w:rsidR="000D7D32">
        <w:rPr>
          <w:rFonts w:ascii="Montserrat" w:hAnsi="Montserrat" w:cs="Arial"/>
          <w:color w:val="666E75"/>
          <w:sz w:val="20"/>
          <w:szCs w:val="20"/>
        </w:rPr>
        <w:t xml:space="preserve">identifying </w:t>
      </w:r>
      <w:r w:rsidR="00385D32">
        <w:rPr>
          <w:rFonts w:ascii="Montserrat" w:hAnsi="Montserrat" w:cs="Arial"/>
          <w:color w:val="666E75"/>
          <w:sz w:val="20"/>
          <w:szCs w:val="20"/>
        </w:rPr>
        <w:t xml:space="preserve">the </w:t>
      </w:r>
      <w:r w:rsidR="004035BD">
        <w:rPr>
          <w:rFonts w:ascii="Montserrat" w:hAnsi="Montserrat" w:cs="Arial"/>
          <w:color w:val="666E75"/>
          <w:sz w:val="20"/>
          <w:szCs w:val="20"/>
        </w:rPr>
        <w:t xml:space="preserve">key </w:t>
      </w:r>
      <w:r w:rsidR="00385D32">
        <w:rPr>
          <w:rFonts w:ascii="Montserrat" w:hAnsi="Montserrat" w:cs="Arial"/>
          <w:color w:val="666E75"/>
          <w:sz w:val="20"/>
          <w:szCs w:val="20"/>
        </w:rPr>
        <w:t>signal</w:t>
      </w:r>
      <w:r w:rsidR="000D7D32">
        <w:rPr>
          <w:rFonts w:ascii="Montserrat" w:hAnsi="Montserrat" w:cs="Arial"/>
          <w:color w:val="666E75"/>
          <w:sz w:val="20"/>
          <w:szCs w:val="20"/>
        </w:rPr>
        <w:t>s</w:t>
      </w:r>
      <w:r w:rsidR="00385D32">
        <w:rPr>
          <w:rFonts w:ascii="Montserrat" w:hAnsi="Montserrat" w:cs="Arial"/>
          <w:color w:val="666E75"/>
          <w:sz w:val="20"/>
          <w:szCs w:val="20"/>
        </w:rPr>
        <w:t xml:space="preserve"> from the noise</w:t>
      </w:r>
      <w:r w:rsidR="003D04FD">
        <w:rPr>
          <w:rFonts w:ascii="Montserrat" w:hAnsi="Montserrat" w:cs="Arial"/>
          <w:color w:val="666E75"/>
          <w:sz w:val="20"/>
          <w:szCs w:val="20"/>
        </w:rPr>
        <w:t xml:space="preserve"> </w:t>
      </w:r>
      <w:r w:rsidR="004035BD">
        <w:rPr>
          <w:rFonts w:ascii="Montserrat" w:hAnsi="Montserrat" w:cs="Arial"/>
          <w:color w:val="666E75"/>
          <w:sz w:val="20"/>
          <w:szCs w:val="20"/>
        </w:rPr>
        <w:t xml:space="preserve">that is </w:t>
      </w:r>
      <w:r w:rsidR="003D04FD">
        <w:rPr>
          <w:rFonts w:ascii="Montserrat" w:hAnsi="Montserrat" w:cs="Arial"/>
          <w:color w:val="666E75"/>
          <w:sz w:val="20"/>
          <w:szCs w:val="20"/>
        </w:rPr>
        <w:t>data</w:t>
      </w:r>
      <w:r w:rsidR="00385D32">
        <w:rPr>
          <w:rFonts w:ascii="Montserrat" w:hAnsi="Montserrat" w:cs="Arial"/>
          <w:color w:val="666E75"/>
          <w:sz w:val="20"/>
          <w:szCs w:val="20"/>
        </w:rPr>
        <w:t>.</w:t>
      </w:r>
    </w:p>
    <w:p w14:paraId="563C4202" w14:textId="6E153308" w:rsidR="004D7026" w:rsidRDefault="003D04FD" w:rsidP="00F24F48">
      <w:pPr>
        <w:pStyle w:val="NormalWeb"/>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t xml:space="preserve">Specifically, </w:t>
      </w:r>
      <w:r w:rsidR="004035BD">
        <w:rPr>
          <w:rFonts w:ascii="Montserrat" w:hAnsi="Montserrat" w:cs="Arial"/>
          <w:color w:val="666E75"/>
          <w:sz w:val="20"/>
          <w:szCs w:val="20"/>
        </w:rPr>
        <w:t xml:space="preserve">our </w:t>
      </w:r>
      <w:commentRangeStart w:id="15"/>
      <w:del w:id="16" w:author="Michael Pyrcz" w:date="2019-05-25T12:42:00Z">
        <w:r w:rsidR="004D7026" w:rsidDel="00BB2971">
          <w:rPr>
            <w:rFonts w:ascii="Montserrat" w:hAnsi="Montserrat" w:cs="Arial"/>
            <w:color w:val="666E75"/>
            <w:sz w:val="20"/>
            <w:szCs w:val="20"/>
          </w:rPr>
          <w:delText>[advanced]</w:delText>
        </w:r>
      </w:del>
      <w:ins w:id="17" w:author="Michael Pyrcz" w:date="2019-05-25T12:42:00Z">
        <w:r w:rsidR="00BB2971">
          <w:rPr>
            <w:rFonts w:ascii="Montserrat" w:hAnsi="Montserrat" w:cs="Arial"/>
            <w:color w:val="666E75"/>
            <w:sz w:val="20"/>
            <w:szCs w:val="20"/>
          </w:rPr>
          <w:t>intermediate</w:t>
        </w:r>
      </w:ins>
      <w:r w:rsidR="004D7026">
        <w:rPr>
          <w:rFonts w:ascii="Montserrat" w:hAnsi="Montserrat" w:cs="Arial"/>
          <w:color w:val="666E75"/>
          <w:sz w:val="20"/>
          <w:szCs w:val="20"/>
        </w:rPr>
        <w:t xml:space="preserve"> </w:t>
      </w:r>
      <w:commentRangeEnd w:id="15"/>
      <w:r w:rsidR="004D7026">
        <w:rPr>
          <w:rStyle w:val="CommentReference"/>
          <w:rFonts w:asciiTheme="minorHAnsi" w:eastAsiaTheme="minorHAnsi" w:hAnsiTheme="minorHAnsi" w:cstheme="minorBidi"/>
        </w:rPr>
        <w:commentReference w:id="15"/>
      </w:r>
      <w:r w:rsidR="004D7026">
        <w:rPr>
          <w:rFonts w:ascii="Montserrat" w:hAnsi="Montserrat" w:cs="Arial"/>
          <w:color w:val="666E75"/>
          <w:sz w:val="20"/>
          <w:szCs w:val="20"/>
        </w:rPr>
        <w:t xml:space="preserve">2-day </w:t>
      </w:r>
      <w:r w:rsidR="00884DA1">
        <w:rPr>
          <w:rFonts w:ascii="Montserrat" w:hAnsi="Montserrat" w:cs="Arial"/>
          <w:color w:val="666E75"/>
          <w:sz w:val="20"/>
          <w:szCs w:val="20"/>
        </w:rPr>
        <w:t>workshop</w:t>
      </w:r>
      <w:r>
        <w:rPr>
          <w:rFonts w:ascii="Montserrat" w:hAnsi="Montserrat" w:cs="Arial"/>
          <w:color w:val="666E75"/>
          <w:sz w:val="20"/>
          <w:szCs w:val="20"/>
        </w:rPr>
        <w:t xml:space="preserve"> </w:t>
      </w:r>
      <w:r w:rsidR="00527E54">
        <w:rPr>
          <w:rFonts w:ascii="Montserrat" w:hAnsi="Montserrat" w:cs="Arial"/>
          <w:color w:val="666E75"/>
          <w:sz w:val="20"/>
          <w:szCs w:val="20"/>
        </w:rPr>
        <w:t xml:space="preserve">will </w:t>
      </w:r>
      <w:r w:rsidR="00385D32">
        <w:rPr>
          <w:rFonts w:ascii="Montserrat" w:hAnsi="Montserrat" w:cs="Arial"/>
          <w:color w:val="666E75"/>
          <w:sz w:val="20"/>
          <w:szCs w:val="20"/>
        </w:rPr>
        <w:t>teach you</w:t>
      </w:r>
      <w:r w:rsidR="004D7026">
        <w:rPr>
          <w:rFonts w:ascii="Montserrat" w:hAnsi="Montserrat" w:cs="Arial"/>
          <w:color w:val="666E75"/>
          <w:sz w:val="20"/>
          <w:szCs w:val="20"/>
        </w:rPr>
        <w:t>:</w:t>
      </w:r>
    </w:p>
    <w:p w14:paraId="56799E83" w14:textId="096EDA6A" w:rsidR="004D7026" w:rsidRDefault="00D5142C" w:rsidP="00B81CCE">
      <w:pPr>
        <w:pStyle w:val="NormalWeb"/>
        <w:numPr>
          <w:ilvl w:val="0"/>
          <w:numId w:val="6"/>
        </w:numPr>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t>T</w:t>
      </w:r>
      <w:r w:rsidR="004D7026">
        <w:rPr>
          <w:rFonts w:ascii="Montserrat" w:hAnsi="Montserrat" w:cs="Arial"/>
          <w:color w:val="666E75"/>
          <w:sz w:val="20"/>
          <w:szCs w:val="20"/>
        </w:rPr>
        <w:t>o e</w:t>
      </w:r>
      <w:r w:rsidR="0039521D" w:rsidRPr="004D7026">
        <w:rPr>
          <w:rFonts w:ascii="Montserrat" w:hAnsi="Montserrat" w:cs="Arial"/>
          <w:color w:val="666E75"/>
          <w:sz w:val="20"/>
          <w:szCs w:val="20"/>
        </w:rPr>
        <w:t>ffectively</w:t>
      </w:r>
      <w:r w:rsidR="00527E54" w:rsidRPr="004D7026">
        <w:rPr>
          <w:rFonts w:ascii="Montserrat" w:hAnsi="Montserrat" w:cs="Arial"/>
          <w:color w:val="666E75"/>
          <w:sz w:val="20"/>
          <w:szCs w:val="20"/>
        </w:rPr>
        <w:t xml:space="preserve"> prepare data for </w:t>
      </w:r>
      <w:r w:rsidR="00884DA1" w:rsidRPr="004D7026">
        <w:rPr>
          <w:rFonts w:ascii="Montserrat" w:hAnsi="Montserrat" w:cs="Arial"/>
          <w:color w:val="666E75"/>
          <w:sz w:val="20"/>
          <w:szCs w:val="20"/>
        </w:rPr>
        <w:t xml:space="preserve">deep </w:t>
      </w:r>
      <w:r w:rsidR="00527E54" w:rsidRPr="004D7026">
        <w:rPr>
          <w:rFonts w:ascii="Montserrat" w:hAnsi="Montserrat" w:cs="Arial"/>
          <w:color w:val="666E75"/>
          <w:sz w:val="20"/>
          <w:szCs w:val="20"/>
        </w:rPr>
        <w:t xml:space="preserve">dives with advanced analytic techniques and </w:t>
      </w:r>
      <w:r w:rsidR="00884DA1" w:rsidRPr="004D7026">
        <w:rPr>
          <w:rFonts w:ascii="Montserrat" w:hAnsi="Montserrat" w:cs="Arial"/>
          <w:color w:val="666E75"/>
          <w:sz w:val="20"/>
          <w:szCs w:val="20"/>
        </w:rPr>
        <w:t>e</w:t>
      </w:r>
      <w:r w:rsidR="00527E54" w:rsidRPr="004D7026">
        <w:rPr>
          <w:rFonts w:ascii="Montserrat" w:hAnsi="Montserrat" w:cs="Arial"/>
          <w:color w:val="666E75"/>
          <w:sz w:val="20"/>
          <w:szCs w:val="20"/>
        </w:rPr>
        <w:t>nsure that</w:t>
      </w:r>
      <w:r>
        <w:rPr>
          <w:rFonts w:ascii="Montserrat" w:hAnsi="Montserrat" w:cs="Arial"/>
          <w:color w:val="666E75"/>
          <w:sz w:val="20"/>
          <w:szCs w:val="20"/>
        </w:rPr>
        <w:t xml:space="preserve"> any drawn</w:t>
      </w:r>
      <w:r w:rsidR="00527E54" w:rsidRPr="004D7026">
        <w:rPr>
          <w:rFonts w:ascii="Montserrat" w:hAnsi="Montserrat" w:cs="Arial"/>
          <w:color w:val="666E75"/>
          <w:sz w:val="20"/>
          <w:szCs w:val="20"/>
        </w:rPr>
        <w:t xml:space="preserve"> </w:t>
      </w:r>
      <w:r w:rsidR="00884DA1" w:rsidRPr="004D7026">
        <w:rPr>
          <w:rFonts w:ascii="Montserrat" w:hAnsi="Montserrat" w:cs="Arial"/>
          <w:color w:val="666E75"/>
          <w:sz w:val="20"/>
          <w:szCs w:val="20"/>
        </w:rPr>
        <w:t xml:space="preserve">conclusions </w:t>
      </w:r>
      <w:r w:rsidR="00527E54" w:rsidRPr="004D7026">
        <w:rPr>
          <w:rFonts w:ascii="Montserrat" w:hAnsi="Montserrat" w:cs="Arial"/>
          <w:color w:val="666E75"/>
          <w:sz w:val="20"/>
          <w:szCs w:val="20"/>
        </w:rPr>
        <w:t>are trustworthy and reliable</w:t>
      </w:r>
    </w:p>
    <w:p w14:paraId="0D293A9E" w14:textId="05F83E05" w:rsidR="004D7026" w:rsidRDefault="00D5142C" w:rsidP="00B81CCE">
      <w:pPr>
        <w:pStyle w:val="NormalWeb"/>
        <w:numPr>
          <w:ilvl w:val="0"/>
          <w:numId w:val="6"/>
        </w:numPr>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t>T</w:t>
      </w:r>
      <w:r w:rsidR="004D7026">
        <w:rPr>
          <w:rFonts w:ascii="Montserrat" w:hAnsi="Montserrat" w:cs="Arial"/>
          <w:color w:val="666E75"/>
          <w:sz w:val="20"/>
          <w:szCs w:val="20"/>
        </w:rPr>
        <w:t xml:space="preserve">o </w:t>
      </w:r>
      <w:r>
        <w:rPr>
          <w:rFonts w:ascii="Montserrat" w:hAnsi="Montserrat" w:cs="Arial"/>
          <w:color w:val="666E75"/>
          <w:sz w:val="20"/>
          <w:szCs w:val="20"/>
        </w:rPr>
        <w:t>g</w:t>
      </w:r>
      <w:r w:rsidR="004D7026" w:rsidRPr="004D7026">
        <w:rPr>
          <w:rFonts w:ascii="Montserrat" w:hAnsi="Montserrat" w:cs="Arial"/>
          <w:color w:val="666E75"/>
          <w:sz w:val="20"/>
          <w:szCs w:val="20"/>
        </w:rPr>
        <w:t xml:space="preserve">lean </w:t>
      </w:r>
      <w:r w:rsidR="003D04FD" w:rsidRPr="004D7026">
        <w:rPr>
          <w:rFonts w:ascii="Montserrat" w:hAnsi="Montserrat" w:cs="Arial"/>
          <w:color w:val="666E75"/>
          <w:sz w:val="20"/>
          <w:szCs w:val="20"/>
        </w:rPr>
        <w:t xml:space="preserve">insights and make predictions from your data, using such techniques such as </w:t>
      </w:r>
      <w:ins w:id="18" w:author="Michael Pyrcz" w:date="2019-05-26T11:39:00Z">
        <w:r w:rsidR="00FD52E4" w:rsidRPr="004D7026">
          <w:rPr>
            <w:rFonts w:ascii="Montserrat" w:hAnsi="Montserrat" w:cs="Arial"/>
            <w:color w:val="666E75"/>
            <w:sz w:val="20"/>
            <w:szCs w:val="20"/>
          </w:rPr>
          <w:t>outlier detection</w:t>
        </w:r>
        <w:r w:rsidR="00FD52E4">
          <w:rPr>
            <w:rFonts w:ascii="Montserrat" w:hAnsi="Montserrat" w:cs="Arial"/>
            <w:color w:val="666E75"/>
            <w:sz w:val="20"/>
            <w:szCs w:val="20"/>
          </w:rPr>
          <w:t xml:space="preserve">, </w:t>
        </w:r>
      </w:ins>
      <w:ins w:id="19" w:author="Michael Pyrcz" w:date="2019-05-26T11:38:00Z">
        <w:r w:rsidR="00FD52E4">
          <w:rPr>
            <w:rFonts w:ascii="Montserrat" w:hAnsi="Montserrat" w:cs="Arial"/>
            <w:color w:val="666E75"/>
            <w:sz w:val="20"/>
            <w:szCs w:val="20"/>
          </w:rPr>
          <w:t>data debiasing and imputation, feature engineering</w:t>
        </w:r>
      </w:ins>
      <w:ins w:id="20" w:author="Michael Pyrcz" w:date="2019-05-25T12:44:00Z">
        <w:r w:rsidR="00BB2971">
          <w:rPr>
            <w:rFonts w:ascii="Montserrat" w:hAnsi="Montserrat" w:cs="Arial"/>
            <w:color w:val="666E75"/>
            <w:sz w:val="20"/>
            <w:szCs w:val="20"/>
          </w:rPr>
          <w:t xml:space="preserve">, </w:t>
        </w:r>
      </w:ins>
      <w:ins w:id="21" w:author="Michael Pyrcz" w:date="2019-05-26T11:40:00Z">
        <w:r w:rsidR="00FD52E4">
          <w:rPr>
            <w:rFonts w:ascii="Montserrat" w:hAnsi="Montserrat" w:cs="Arial"/>
            <w:color w:val="666E75"/>
            <w:sz w:val="20"/>
            <w:szCs w:val="20"/>
          </w:rPr>
          <w:t xml:space="preserve">anomaly detection, </w:t>
        </w:r>
      </w:ins>
      <w:r w:rsidR="00884DA1" w:rsidRPr="004D7026">
        <w:rPr>
          <w:rFonts w:ascii="Montserrat" w:hAnsi="Montserrat" w:cs="Arial"/>
          <w:color w:val="666E75"/>
          <w:sz w:val="20"/>
          <w:szCs w:val="20"/>
        </w:rPr>
        <w:t xml:space="preserve">supervised and </w:t>
      </w:r>
      <w:r w:rsidR="003D04FD" w:rsidRPr="004D7026">
        <w:rPr>
          <w:rFonts w:ascii="Montserrat" w:hAnsi="Montserrat" w:cs="Arial"/>
          <w:color w:val="666E75"/>
          <w:sz w:val="20"/>
          <w:szCs w:val="20"/>
        </w:rPr>
        <w:t xml:space="preserve">unsupervised learning, </w:t>
      </w:r>
      <w:ins w:id="22" w:author="Michael Pyrcz" w:date="2019-05-26T11:40:00Z">
        <w:r w:rsidR="00FD52E4">
          <w:rPr>
            <w:rFonts w:ascii="Montserrat" w:hAnsi="Montserrat" w:cs="Arial"/>
            <w:color w:val="666E75"/>
            <w:sz w:val="20"/>
            <w:szCs w:val="20"/>
          </w:rPr>
          <w:t xml:space="preserve">spatiotemporal modeling, </w:t>
        </w:r>
      </w:ins>
      <w:del w:id="23" w:author="Michael Pyrcz" w:date="2019-05-26T11:39:00Z">
        <w:r w:rsidR="003D04FD" w:rsidRPr="004D7026" w:rsidDel="00FD52E4">
          <w:rPr>
            <w:rFonts w:ascii="Montserrat" w:hAnsi="Montserrat" w:cs="Arial"/>
            <w:color w:val="666E75"/>
            <w:sz w:val="20"/>
            <w:szCs w:val="20"/>
          </w:rPr>
          <w:delText xml:space="preserve">outlier detection, </w:delText>
        </w:r>
      </w:del>
      <w:del w:id="24" w:author="Michael Pyrcz" w:date="2019-05-25T12:47:00Z">
        <w:r w:rsidR="003D04FD" w:rsidRPr="004D7026" w:rsidDel="00192FFF">
          <w:rPr>
            <w:rFonts w:ascii="Montserrat" w:hAnsi="Montserrat" w:cs="Arial"/>
            <w:color w:val="666E75"/>
            <w:sz w:val="20"/>
            <w:szCs w:val="20"/>
          </w:rPr>
          <w:delText>and random forest models</w:delText>
        </w:r>
      </w:del>
      <w:ins w:id="25" w:author="Michael Pyrcz" w:date="2019-05-25T12:47:00Z">
        <w:r w:rsidR="00192FFF">
          <w:rPr>
            <w:rFonts w:ascii="Montserrat" w:hAnsi="Montserrat" w:cs="Arial"/>
            <w:color w:val="666E75"/>
            <w:sz w:val="20"/>
            <w:szCs w:val="20"/>
          </w:rPr>
          <w:t>uncertainty modeling</w:t>
        </w:r>
      </w:ins>
      <w:ins w:id="26" w:author="Michael Pyrcz" w:date="2019-05-25T12:48:00Z">
        <w:r w:rsidR="00192FFF">
          <w:rPr>
            <w:rFonts w:ascii="Montserrat" w:hAnsi="Montserrat" w:cs="Arial"/>
            <w:color w:val="666E75"/>
            <w:sz w:val="20"/>
            <w:szCs w:val="20"/>
          </w:rPr>
          <w:t>.</w:t>
        </w:r>
      </w:ins>
    </w:p>
    <w:p w14:paraId="25082FCC" w14:textId="4F231E59" w:rsidR="004D7026" w:rsidRDefault="004D7026" w:rsidP="00B81CCE">
      <w:pPr>
        <w:pStyle w:val="NormalWeb"/>
        <w:numPr>
          <w:ilvl w:val="0"/>
          <w:numId w:val="6"/>
        </w:numPr>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t xml:space="preserve">To understand </w:t>
      </w:r>
      <w:r w:rsidR="003D04FD" w:rsidRPr="004D7026">
        <w:rPr>
          <w:rFonts w:ascii="Montserrat" w:hAnsi="Montserrat" w:cs="Arial"/>
          <w:color w:val="666E75"/>
          <w:sz w:val="20"/>
          <w:szCs w:val="20"/>
        </w:rPr>
        <w:t xml:space="preserve">the </w:t>
      </w:r>
      <w:ins w:id="27" w:author="Michael Pyrcz" w:date="2019-05-26T11:46:00Z">
        <w:r w:rsidR="00FD52E4">
          <w:rPr>
            <w:rFonts w:ascii="Montserrat" w:hAnsi="Montserrat" w:cs="Arial"/>
            <w:color w:val="666E75"/>
            <w:sz w:val="20"/>
            <w:szCs w:val="20"/>
          </w:rPr>
          <w:t xml:space="preserve">assumptions and </w:t>
        </w:r>
      </w:ins>
      <w:r w:rsidR="003D04FD" w:rsidRPr="004D7026">
        <w:rPr>
          <w:rFonts w:ascii="Montserrat" w:hAnsi="Montserrat" w:cs="Arial"/>
          <w:color w:val="666E75"/>
          <w:sz w:val="20"/>
          <w:szCs w:val="20"/>
        </w:rPr>
        <w:t xml:space="preserve">limits </w:t>
      </w:r>
      <w:r w:rsidR="00884DA1" w:rsidRPr="004D7026">
        <w:rPr>
          <w:rFonts w:ascii="Montserrat" w:hAnsi="Montserrat" w:cs="Arial"/>
          <w:color w:val="666E75"/>
          <w:sz w:val="20"/>
          <w:szCs w:val="20"/>
        </w:rPr>
        <w:t xml:space="preserve">of </w:t>
      </w:r>
      <w:ins w:id="28" w:author="Michael Pyrcz" w:date="2019-05-26T11:43:00Z">
        <w:r w:rsidR="00FD52E4">
          <w:rPr>
            <w:rFonts w:ascii="Montserrat" w:hAnsi="Montserrat" w:cs="Arial"/>
            <w:color w:val="666E75"/>
            <w:sz w:val="20"/>
            <w:szCs w:val="20"/>
          </w:rPr>
          <w:t xml:space="preserve">data </w:t>
        </w:r>
      </w:ins>
      <w:ins w:id="29" w:author="Michael Pyrcz" w:date="2019-05-26T11:47:00Z">
        <w:r w:rsidR="00FD52E4">
          <w:rPr>
            <w:rFonts w:ascii="Montserrat" w:hAnsi="Montserrat" w:cs="Arial"/>
            <w:color w:val="666E75"/>
            <w:sz w:val="20"/>
            <w:szCs w:val="20"/>
          </w:rPr>
          <w:t>precision, scale and coverage,</w:t>
        </w:r>
      </w:ins>
      <w:ins w:id="30" w:author="Michael Pyrcz" w:date="2019-05-26T11:44:00Z">
        <w:r w:rsidR="00FD52E4">
          <w:rPr>
            <w:rFonts w:ascii="Montserrat" w:hAnsi="Montserrat" w:cs="Arial"/>
            <w:color w:val="666E75"/>
            <w:sz w:val="20"/>
            <w:szCs w:val="20"/>
          </w:rPr>
          <w:t xml:space="preserve"> </w:t>
        </w:r>
      </w:ins>
      <w:ins w:id="31" w:author="Michael Pyrcz" w:date="2019-05-26T11:45:00Z">
        <w:r w:rsidR="00FD52E4">
          <w:rPr>
            <w:rFonts w:ascii="Montserrat" w:hAnsi="Montserrat" w:cs="Arial"/>
            <w:color w:val="666E75"/>
            <w:sz w:val="20"/>
            <w:szCs w:val="20"/>
          </w:rPr>
          <w:t>spatial interpolation</w:t>
        </w:r>
      </w:ins>
      <w:ins w:id="32" w:author="Michael Pyrcz" w:date="2019-05-26T11:44:00Z">
        <w:r w:rsidR="00FD52E4">
          <w:rPr>
            <w:rFonts w:ascii="Montserrat" w:hAnsi="Montserrat" w:cs="Arial"/>
            <w:color w:val="666E75"/>
            <w:sz w:val="20"/>
            <w:szCs w:val="20"/>
          </w:rPr>
          <w:t>,</w:t>
        </w:r>
      </w:ins>
      <w:ins w:id="33" w:author="Michael Pyrcz" w:date="2019-05-26T11:43:00Z">
        <w:r w:rsidR="00FD52E4">
          <w:rPr>
            <w:rFonts w:ascii="Montserrat" w:hAnsi="Montserrat" w:cs="Arial"/>
            <w:color w:val="666E75"/>
            <w:sz w:val="20"/>
            <w:szCs w:val="20"/>
          </w:rPr>
          <w:t xml:space="preserve"> </w:t>
        </w:r>
      </w:ins>
      <w:ins w:id="34" w:author="Michael Pyrcz" w:date="2019-05-26T11:47:00Z">
        <w:r w:rsidR="00FD52E4">
          <w:rPr>
            <w:rFonts w:ascii="Montserrat" w:hAnsi="Montserrat" w:cs="Arial"/>
            <w:color w:val="666E75"/>
            <w:sz w:val="20"/>
            <w:szCs w:val="20"/>
          </w:rPr>
          <w:t xml:space="preserve">multivariate models, </w:t>
        </w:r>
      </w:ins>
      <w:r w:rsidR="003D04FD" w:rsidRPr="004D7026">
        <w:rPr>
          <w:rFonts w:ascii="Montserrat" w:hAnsi="Montserrat" w:cs="Arial"/>
          <w:color w:val="666E75"/>
          <w:sz w:val="20"/>
          <w:szCs w:val="20"/>
        </w:rPr>
        <w:t xml:space="preserve">analytics and </w:t>
      </w:r>
      <w:del w:id="35" w:author="Michael Pyrcz" w:date="2019-05-26T11:48:00Z">
        <w:r w:rsidDel="00FD52E4">
          <w:rPr>
            <w:rFonts w:ascii="Montserrat" w:hAnsi="Montserrat" w:cs="Arial"/>
            <w:color w:val="666E75"/>
            <w:sz w:val="20"/>
            <w:szCs w:val="20"/>
          </w:rPr>
          <w:delText xml:space="preserve">of </w:delText>
        </w:r>
        <w:r w:rsidR="003D04FD" w:rsidRPr="004D7026" w:rsidDel="00FD52E4">
          <w:rPr>
            <w:rFonts w:ascii="Montserrat" w:hAnsi="Montserrat" w:cs="Arial"/>
            <w:color w:val="666E75"/>
            <w:sz w:val="20"/>
            <w:szCs w:val="20"/>
          </w:rPr>
          <w:delText xml:space="preserve">data </w:delText>
        </w:r>
      </w:del>
      <w:r w:rsidR="003D04FD" w:rsidRPr="004D7026">
        <w:rPr>
          <w:rFonts w:ascii="Montserrat" w:hAnsi="Montserrat" w:cs="Arial"/>
          <w:color w:val="666E75"/>
          <w:sz w:val="20"/>
          <w:szCs w:val="20"/>
        </w:rPr>
        <w:t>uncertainty</w:t>
      </w:r>
      <w:ins w:id="36" w:author="Michael Pyrcz" w:date="2019-05-26T11:48:00Z">
        <w:r w:rsidR="00FD52E4">
          <w:rPr>
            <w:rFonts w:ascii="Montserrat" w:hAnsi="Montserrat" w:cs="Arial"/>
            <w:color w:val="666E75"/>
            <w:sz w:val="20"/>
            <w:szCs w:val="20"/>
          </w:rPr>
          <w:t xml:space="preserve"> models</w:t>
        </w:r>
      </w:ins>
      <w:r w:rsidRPr="004D7026">
        <w:rPr>
          <w:rFonts w:ascii="Montserrat" w:hAnsi="Montserrat" w:cs="Arial"/>
          <w:color w:val="666E75"/>
          <w:sz w:val="20"/>
          <w:szCs w:val="20"/>
        </w:rPr>
        <w:t>, given that predictions are only as strong as your process</w:t>
      </w:r>
    </w:p>
    <w:p w14:paraId="727D819C" w14:textId="789041FF" w:rsidR="003D04FD" w:rsidRPr="00893CD3" w:rsidRDefault="004D7026" w:rsidP="00893CD3">
      <w:pPr>
        <w:pStyle w:val="NormalWeb"/>
        <w:numPr>
          <w:ilvl w:val="0"/>
          <w:numId w:val="6"/>
        </w:numPr>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t>W</w:t>
      </w:r>
      <w:r w:rsidR="003D04FD" w:rsidRPr="00893CD3">
        <w:rPr>
          <w:rFonts w:ascii="Montserrat" w:hAnsi="Montserrat" w:cs="Arial"/>
          <w:color w:val="666E75"/>
          <w:sz w:val="20"/>
          <w:szCs w:val="20"/>
        </w:rPr>
        <w:t xml:space="preserve">hat Big Data really means and how to apply </w:t>
      </w:r>
      <w:r w:rsidR="00D5142C">
        <w:rPr>
          <w:rFonts w:ascii="Montserrat" w:hAnsi="Montserrat" w:cs="Arial"/>
          <w:color w:val="666E75"/>
          <w:sz w:val="20"/>
          <w:szCs w:val="20"/>
        </w:rPr>
        <w:t xml:space="preserve">robust machine learning </w:t>
      </w:r>
      <w:r w:rsidR="003D04FD" w:rsidRPr="00893CD3">
        <w:rPr>
          <w:rFonts w:ascii="Montserrat" w:hAnsi="Montserrat" w:cs="Arial"/>
          <w:color w:val="666E75"/>
          <w:sz w:val="20"/>
          <w:szCs w:val="20"/>
        </w:rPr>
        <w:t>tools to real Energy data problems</w:t>
      </w:r>
      <w:r w:rsidR="0039521D" w:rsidRPr="00893CD3">
        <w:rPr>
          <w:rFonts w:ascii="Montserrat" w:hAnsi="Montserrat" w:cs="Arial"/>
          <w:color w:val="666E75"/>
          <w:sz w:val="20"/>
          <w:szCs w:val="20"/>
        </w:rPr>
        <w:t xml:space="preserve"> (think </w:t>
      </w:r>
      <w:proofErr w:type="spellStart"/>
      <w:r w:rsidR="0039521D" w:rsidRPr="00893CD3">
        <w:rPr>
          <w:rFonts w:ascii="Montserrat" w:hAnsi="Montserrat" w:cs="Arial"/>
          <w:color w:val="666E75"/>
          <w:sz w:val="20"/>
          <w:szCs w:val="20"/>
        </w:rPr>
        <w:t>Dask</w:t>
      </w:r>
      <w:proofErr w:type="spellEnd"/>
      <w:r w:rsidR="0039521D" w:rsidRPr="00893CD3">
        <w:rPr>
          <w:rFonts w:ascii="Montserrat" w:hAnsi="Montserrat" w:cs="Arial"/>
          <w:color w:val="666E75"/>
          <w:sz w:val="20"/>
          <w:szCs w:val="20"/>
        </w:rPr>
        <w:t>, Torch, TensorFlow etc.)</w:t>
      </w:r>
      <w:r w:rsidR="003D04FD" w:rsidRPr="00893CD3">
        <w:rPr>
          <w:rFonts w:ascii="Montserrat" w:hAnsi="Montserrat" w:cs="Arial"/>
          <w:color w:val="666E75"/>
          <w:sz w:val="20"/>
          <w:szCs w:val="20"/>
        </w:rPr>
        <w:t>.</w:t>
      </w:r>
    </w:p>
    <w:p w14:paraId="7C96AE71" w14:textId="6250BEA1" w:rsidR="0092658F" w:rsidRPr="00A911B9" w:rsidRDefault="006C56F2" w:rsidP="0092658F">
      <w:pPr>
        <w:pStyle w:val="NormalWeb"/>
        <w:spacing w:before="0" w:beforeAutospacing="0" w:after="150" w:afterAutospacing="0"/>
        <w:rPr>
          <w:rFonts w:ascii="Montserrat" w:hAnsi="Montserrat" w:cs="Arial"/>
          <w:color w:val="666E75"/>
          <w:sz w:val="20"/>
          <w:szCs w:val="20"/>
        </w:rPr>
      </w:pPr>
      <w:commentRangeStart w:id="37"/>
      <w:r>
        <w:rPr>
          <w:rFonts w:ascii="Montserrat" w:hAnsi="Montserrat" w:cs="Arial"/>
          <w:color w:val="666E75"/>
          <w:sz w:val="20"/>
          <w:szCs w:val="20"/>
        </w:rPr>
        <w:t>This course is designed to be highly interactive</w:t>
      </w:r>
      <w:ins w:id="38" w:author="Michael Pyrcz" w:date="2019-05-26T11:49:00Z">
        <w:r w:rsidR="00EB23CA">
          <w:rPr>
            <w:rFonts w:ascii="Montserrat" w:hAnsi="Montserrat" w:cs="Arial"/>
            <w:color w:val="666E75"/>
            <w:sz w:val="20"/>
            <w:szCs w:val="20"/>
          </w:rPr>
          <w:t xml:space="preserve"> and tailored to the professional </w:t>
        </w:r>
      </w:ins>
      <w:ins w:id="39" w:author="Michael Pyrcz" w:date="2019-05-26T11:50:00Z">
        <w:r w:rsidR="00EB23CA">
          <w:rPr>
            <w:rFonts w:ascii="Montserrat" w:hAnsi="Montserrat" w:cs="Arial"/>
            <w:color w:val="666E75"/>
            <w:sz w:val="20"/>
            <w:szCs w:val="20"/>
          </w:rPr>
          <w:t>seeking to build from the ground up to deploying products to immediately add value</w:t>
        </w:r>
      </w:ins>
      <w:r w:rsidR="003D04FD">
        <w:rPr>
          <w:rFonts w:ascii="Montserrat" w:hAnsi="Montserrat" w:cs="Arial"/>
          <w:color w:val="666E75"/>
          <w:sz w:val="20"/>
          <w:szCs w:val="20"/>
        </w:rPr>
        <w:t xml:space="preserve">. </w:t>
      </w:r>
      <w:r w:rsidR="00507DD6">
        <w:rPr>
          <w:rFonts w:ascii="Montserrat" w:hAnsi="Montserrat" w:cs="Arial"/>
          <w:color w:val="666E75"/>
          <w:sz w:val="20"/>
          <w:szCs w:val="20"/>
        </w:rPr>
        <w:t>Y</w:t>
      </w:r>
      <w:r w:rsidR="00B30284">
        <w:rPr>
          <w:rFonts w:ascii="Montserrat" w:hAnsi="Montserrat" w:cs="Arial"/>
          <w:color w:val="666E75"/>
          <w:sz w:val="20"/>
          <w:szCs w:val="20"/>
        </w:rPr>
        <w:t xml:space="preserve">ou </w:t>
      </w:r>
      <w:r w:rsidR="0092658F" w:rsidRPr="00A911B9">
        <w:rPr>
          <w:rFonts w:ascii="Montserrat" w:hAnsi="Montserrat" w:cs="Arial"/>
          <w:color w:val="666E75"/>
          <w:sz w:val="20"/>
          <w:szCs w:val="20"/>
        </w:rPr>
        <w:t xml:space="preserve">will be coding </w:t>
      </w:r>
      <w:r w:rsidR="003D04FD">
        <w:rPr>
          <w:rFonts w:ascii="Montserrat" w:hAnsi="Montserrat" w:cs="Arial"/>
          <w:color w:val="666E75"/>
          <w:sz w:val="20"/>
          <w:szCs w:val="20"/>
        </w:rPr>
        <w:t>p</w:t>
      </w:r>
      <w:r w:rsidR="00B30284">
        <w:rPr>
          <w:rFonts w:ascii="Montserrat" w:hAnsi="Montserrat" w:cs="Arial"/>
          <w:color w:val="666E75"/>
          <w:sz w:val="20"/>
          <w:szCs w:val="20"/>
        </w:rPr>
        <w:t>ython classes and functions</w:t>
      </w:r>
      <w:r w:rsidR="0092658F" w:rsidRPr="00A911B9">
        <w:rPr>
          <w:rFonts w:ascii="Montserrat" w:hAnsi="Montserrat" w:cs="Arial"/>
          <w:color w:val="666E75"/>
          <w:sz w:val="20"/>
          <w:szCs w:val="20"/>
        </w:rPr>
        <w:t xml:space="preserve">, dashboards, </w:t>
      </w:r>
      <w:r w:rsidR="00D5142C">
        <w:rPr>
          <w:rFonts w:ascii="Montserrat" w:hAnsi="Montserrat" w:cs="Arial"/>
          <w:color w:val="666E75"/>
          <w:sz w:val="20"/>
          <w:szCs w:val="20"/>
        </w:rPr>
        <w:t xml:space="preserve">models, </w:t>
      </w:r>
      <w:r w:rsidR="0092658F" w:rsidRPr="00A911B9">
        <w:rPr>
          <w:rFonts w:ascii="Montserrat" w:hAnsi="Montserrat" w:cs="Arial"/>
          <w:color w:val="666E75"/>
          <w:sz w:val="20"/>
          <w:szCs w:val="20"/>
        </w:rPr>
        <w:t xml:space="preserve">and effective visualizations, using all free open-source </w:t>
      </w:r>
      <w:commentRangeStart w:id="40"/>
      <w:r w:rsidR="0092658F" w:rsidRPr="00A911B9">
        <w:rPr>
          <w:rFonts w:ascii="Montserrat" w:hAnsi="Montserrat" w:cs="Arial"/>
          <w:color w:val="666E75"/>
          <w:sz w:val="20"/>
          <w:szCs w:val="20"/>
        </w:rPr>
        <w:t>tools</w:t>
      </w:r>
      <w:commentRangeEnd w:id="40"/>
      <w:r w:rsidR="00EB23CA">
        <w:rPr>
          <w:rStyle w:val="CommentReference"/>
          <w:rFonts w:asciiTheme="minorHAnsi" w:eastAsiaTheme="minorHAnsi" w:hAnsiTheme="minorHAnsi" w:cstheme="minorBidi"/>
        </w:rPr>
        <w:commentReference w:id="40"/>
      </w:r>
      <w:r w:rsidR="0092658F" w:rsidRPr="00A911B9">
        <w:rPr>
          <w:rFonts w:ascii="Montserrat" w:hAnsi="Montserrat" w:cs="Arial"/>
          <w:color w:val="666E75"/>
          <w:sz w:val="20"/>
          <w:szCs w:val="20"/>
        </w:rPr>
        <w:t>.</w:t>
      </w:r>
      <w:commentRangeEnd w:id="37"/>
      <w:r w:rsidR="003D04FD" w:rsidRPr="00893CD3">
        <w:rPr>
          <w:rFonts w:ascii="Montserrat" w:hAnsi="Montserrat" w:cs="Arial"/>
          <w:color w:val="666E75"/>
          <w:sz w:val="20"/>
          <w:szCs w:val="20"/>
        </w:rPr>
        <w:commentReference w:id="37"/>
      </w:r>
    </w:p>
    <w:p w14:paraId="7180EE13" w14:textId="2F70E39C" w:rsidR="00F21925" w:rsidRPr="00A911B9" w:rsidRDefault="00F431F4" w:rsidP="00F21925">
      <w:pPr>
        <w:pStyle w:val="NormalWeb"/>
        <w:spacing w:before="0" w:beforeAutospacing="0" w:after="150" w:afterAutospacing="0"/>
        <w:rPr>
          <w:rFonts w:ascii="Montserrat" w:hAnsi="Montserrat" w:cs="Arial"/>
          <w:color w:val="666E75"/>
          <w:sz w:val="20"/>
          <w:szCs w:val="20"/>
        </w:rPr>
      </w:pPr>
      <w:r w:rsidRPr="00A911B9">
        <w:rPr>
          <w:rFonts w:ascii="Montserrat" w:hAnsi="Montserrat" w:cs="Arial"/>
          <w:color w:val="666E75"/>
          <w:sz w:val="20"/>
          <w:szCs w:val="20"/>
        </w:rPr>
        <w:t xml:space="preserve">By the end of </w:t>
      </w:r>
      <w:r w:rsidR="0092658F" w:rsidRPr="00A911B9">
        <w:rPr>
          <w:rFonts w:ascii="Montserrat" w:hAnsi="Montserrat" w:cs="Arial"/>
          <w:color w:val="666E75"/>
          <w:sz w:val="20"/>
          <w:szCs w:val="20"/>
        </w:rPr>
        <w:t xml:space="preserve">our </w:t>
      </w:r>
      <w:r w:rsidR="0034590D" w:rsidRPr="00A911B9">
        <w:rPr>
          <w:rFonts w:ascii="Montserrat" w:hAnsi="Montserrat" w:cs="Arial"/>
          <w:color w:val="666E75"/>
          <w:sz w:val="20"/>
          <w:szCs w:val="20"/>
        </w:rPr>
        <w:t>workshop</w:t>
      </w:r>
      <w:r w:rsidRPr="00A911B9">
        <w:rPr>
          <w:rFonts w:ascii="Montserrat" w:hAnsi="Montserrat" w:cs="Arial"/>
          <w:color w:val="666E75"/>
          <w:sz w:val="20"/>
          <w:szCs w:val="20"/>
        </w:rPr>
        <w:t xml:space="preserve">, </w:t>
      </w:r>
      <w:r w:rsidR="00F21925" w:rsidRPr="00A911B9">
        <w:rPr>
          <w:rFonts w:ascii="Montserrat" w:hAnsi="Montserrat" w:cs="Arial"/>
          <w:color w:val="666E75"/>
          <w:sz w:val="20"/>
          <w:szCs w:val="20"/>
        </w:rPr>
        <w:t xml:space="preserve">you </w:t>
      </w:r>
      <w:r w:rsidRPr="00A911B9">
        <w:rPr>
          <w:rFonts w:ascii="Montserrat" w:hAnsi="Montserrat" w:cs="Arial"/>
          <w:color w:val="666E75"/>
          <w:sz w:val="20"/>
          <w:szCs w:val="20"/>
        </w:rPr>
        <w:t xml:space="preserve">will have </w:t>
      </w:r>
      <w:r w:rsidR="00F21925" w:rsidRPr="00A911B9">
        <w:rPr>
          <w:rFonts w:ascii="Montserrat" w:hAnsi="Montserrat" w:cs="Arial"/>
          <w:color w:val="666E75"/>
          <w:sz w:val="20"/>
          <w:szCs w:val="20"/>
        </w:rPr>
        <w:t>a firm</w:t>
      </w:r>
      <w:r w:rsidRPr="00A911B9">
        <w:rPr>
          <w:rFonts w:ascii="Montserrat" w:hAnsi="Montserrat" w:cs="Arial"/>
          <w:color w:val="666E75"/>
          <w:sz w:val="20"/>
          <w:szCs w:val="20"/>
        </w:rPr>
        <w:t xml:space="preserve"> </w:t>
      </w:r>
      <w:r w:rsidR="0092658F" w:rsidRPr="00A911B9">
        <w:rPr>
          <w:rFonts w:ascii="Montserrat" w:hAnsi="Montserrat" w:cs="Arial"/>
          <w:color w:val="666E75"/>
          <w:sz w:val="20"/>
          <w:szCs w:val="20"/>
        </w:rPr>
        <w:t xml:space="preserve">understanding </w:t>
      </w:r>
      <w:r w:rsidR="00A2373E" w:rsidRPr="00A911B9">
        <w:rPr>
          <w:rFonts w:ascii="Montserrat" w:hAnsi="Montserrat" w:cs="Arial"/>
          <w:color w:val="666E75"/>
          <w:sz w:val="20"/>
          <w:szCs w:val="20"/>
        </w:rPr>
        <w:t xml:space="preserve">of </w:t>
      </w:r>
      <w:r w:rsidR="003D04FD">
        <w:rPr>
          <w:rFonts w:ascii="Montserrat" w:hAnsi="Montserrat" w:cs="Arial"/>
          <w:color w:val="666E75"/>
          <w:sz w:val="20"/>
          <w:szCs w:val="20"/>
        </w:rPr>
        <w:t xml:space="preserve">the </w:t>
      </w:r>
      <w:r w:rsidR="00F24F48">
        <w:rPr>
          <w:rFonts w:ascii="Montserrat" w:hAnsi="Montserrat" w:cs="Arial"/>
          <w:color w:val="666E75"/>
          <w:sz w:val="20"/>
          <w:szCs w:val="20"/>
        </w:rPr>
        <w:t xml:space="preserve">role of statistics within data science </w:t>
      </w:r>
      <w:r w:rsidR="003D04FD">
        <w:rPr>
          <w:rFonts w:ascii="Montserrat" w:hAnsi="Montserrat" w:cs="Arial"/>
          <w:color w:val="666E75"/>
          <w:sz w:val="20"/>
          <w:szCs w:val="20"/>
        </w:rPr>
        <w:t xml:space="preserve">and the </w:t>
      </w:r>
      <w:r w:rsidR="003D04FD" w:rsidRPr="003D04FD">
        <w:rPr>
          <w:rFonts w:ascii="Montserrat" w:hAnsi="Montserrat" w:cs="Arial"/>
          <w:color w:val="666E75"/>
          <w:sz w:val="20"/>
          <w:szCs w:val="20"/>
        </w:rPr>
        <w:t>power</w:t>
      </w:r>
      <w:r w:rsidR="003D04FD">
        <w:rPr>
          <w:rFonts w:ascii="Montserrat" w:hAnsi="Montserrat" w:cs="Arial"/>
          <w:color w:val="666E75"/>
          <w:sz w:val="20"/>
          <w:szCs w:val="20"/>
        </w:rPr>
        <w:t xml:space="preserve"> of advanced analytics and machine learning techniques</w:t>
      </w:r>
      <w:r w:rsidR="0092658F" w:rsidRPr="00A911B9">
        <w:rPr>
          <w:rFonts w:ascii="Montserrat" w:hAnsi="Montserrat" w:cs="Arial"/>
          <w:color w:val="666E75"/>
          <w:sz w:val="20"/>
          <w:szCs w:val="20"/>
        </w:rPr>
        <w:t>.</w:t>
      </w:r>
      <w:r w:rsidR="00F21925" w:rsidRPr="00A911B9">
        <w:rPr>
          <w:rFonts w:ascii="Montserrat" w:hAnsi="Montserrat" w:cs="Arial"/>
          <w:color w:val="666E75"/>
          <w:sz w:val="20"/>
          <w:szCs w:val="20"/>
        </w:rPr>
        <w:t xml:space="preserve"> </w:t>
      </w:r>
      <w:commentRangeStart w:id="41"/>
      <w:r w:rsidR="00F21925" w:rsidRPr="00A911B9">
        <w:rPr>
          <w:rFonts w:ascii="Montserrat" w:hAnsi="Montserrat" w:cs="Arial"/>
          <w:color w:val="666E75"/>
          <w:sz w:val="20"/>
          <w:szCs w:val="20"/>
        </w:rPr>
        <w:t xml:space="preserve">As a deliverable, </w:t>
      </w:r>
      <w:r w:rsidR="00D5142C">
        <w:rPr>
          <w:rFonts w:ascii="Montserrat" w:hAnsi="Montserrat" w:cs="Arial"/>
          <w:color w:val="666E75"/>
          <w:sz w:val="20"/>
          <w:szCs w:val="20"/>
        </w:rPr>
        <w:t xml:space="preserve">you will have </w:t>
      </w:r>
      <w:r w:rsidR="00F24F48">
        <w:rPr>
          <w:rFonts w:ascii="Montserrat" w:hAnsi="Montserrat" w:cs="Arial"/>
          <w:color w:val="666E75"/>
          <w:sz w:val="20"/>
          <w:szCs w:val="20"/>
        </w:rPr>
        <w:t xml:space="preserve">[x]. </w:t>
      </w:r>
      <w:commentRangeEnd w:id="41"/>
      <w:r w:rsidR="00F24F48">
        <w:rPr>
          <w:rStyle w:val="CommentReference"/>
          <w:rFonts w:asciiTheme="minorHAnsi" w:eastAsiaTheme="minorHAnsi" w:hAnsiTheme="minorHAnsi" w:cstheme="minorBidi"/>
        </w:rPr>
        <w:commentReference w:id="41"/>
      </w:r>
    </w:p>
    <w:p w14:paraId="5C4F79C0" w14:textId="31557F5F" w:rsidR="00390699" w:rsidRPr="00A911B9" w:rsidRDefault="00F21925" w:rsidP="00A911B9">
      <w:pPr>
        <w:pStyle w:val="NormalWeb"/>
        <w:spacing w:before="0" w:beforeAutospacing="0" w:after="150" w:afterAutospacing="0"/>
        <w:rPr>
          <w:rFonts w:ascii="Montserrat" w:hAnsi="Montserrat" w:cs="Arial"/>
          <w:color w:val="666E75"/>
          <w:sz w:val="20"/>
          <w:szCs w:val="20"/>
        </w:rPr>
      </w:pPr>
      <w:r w:rsidRPr="00A911B9">
        <w:rPr>
          <w:rFonts w:ascii="Montserrat" w:hAnsi="Montserrat" w:cs="Arial"/>
          <w:color w:val="666E75"/>
          <w:sz w:val="20"/>
          <w:szCs w:val="20"/>
        </w:rPr>
        <w:t xml:space="preserve">Note: Our </w:t>
      </w:r>
      <w:r w:rsidR="00390699" w:rsidRPr="00A911B9">
        <w:rPr>
          <w:rFonts w:ascii="Montserrat" w:hAnsi="Montserrat" w:cs="Arial"/>
          <w:color w:val="666E75"/>
          <w:sz w:val="20"/>
          <w:szCs w:val="20"/>
        </w:rPr>
        <w:t>program is rigorous, fast-paced, and focused on practical technical skills needed to solve data problems</w:t>
      </w:r>
      <w:r w:rsidR="0092658F" w:rsidRPr="00A911B9">
        <w:rPr>
          <w:rFonts w:ascii="Montserrat" w:hAnsi="Montserrat" w:cs="Arial"/>
          <w:color w:val="666E75"/>
          <w:sz w:val="20"/>
          <w:szCs w:val="20"/>
        </w:rPr>
        <w:t>, automate workflows, visualize data, and leverage predictive analytics</w:t>
      </w:r>
      <w:r w:rsidRPr="00A911B9">
        <w:rPr>
          <w:rFonts w:ascii="Montserrat" w:hAnsi="Montserrat" w:cs="Arial"/>
          <w:color w:val="666E75"/>
          <w:sz w:val="20"/>
          <w:szCs w:val="20"/>
        </w:rPr>
        <w:t>.</w:t>
      </w:r>
      <w:r w:rsidR="00A2373E" w:rsidRPr="00A911B9">
        <w:rPr>
          <w:rFonts w:ascii="Montserrat" w:hAnsi="Montserrat" w:cs="Arial"/>
          <w:color w:val="666E75"/>
          <w:sz w:val="20"/>
          <w:szCs w:val="20"/>
        </w:rPr>
        <w:t xml:space="preserve"> It won’t be easy, but it will be fun.</w:t>
      </w:r>
      <w:r w:rsidRPr="00A911B9">
        <w:rPr>
          <w:rFonts w:ascii="Montserrat" w:hAnsi="Montserrat" w:cs="Arial"/>
          <w:color w:val="666E75"/>
          <w:sz w:val="20"/>
          <w:szCs w:val="20"/>
        </w:rPr>
        <w:t xml:space="preserve"> We hope to see you there!</w:t>
      </w:r>
    </w:p>
    <w:p w14:paraId="2399B48F" w14:textId="20C0C509" w:rsidR="00F24F48" w:rsidRDefault="00F24F48" w:rsidP="00263B70">
      <w:pPr>
        <w:pStyle w:val="NormalWeb"/>
        <w:spacing w:before="0" w:beforeAutospacing="0" w:after="150" w:afterAutospacing="0"/>
        <w:rPr>
          <w:rFonts w:ascii="Montserrat" w:hAnsi="Montserrat" w:cs="Arial"/>
          <w:color w:val="666E75"/>
          <w:sz w:val="20"/>
          <w:szCs w:val="20"/>
        </w:rPr>
      </w:pPr>
      <w:r>
        <w:rPr>
          <w:rFonts w:ascii="Montserrat" w:hAnsi="Montserrat" w:cs="Arial"/>
          <w:color w:val="666E75"/>
          <w:sz w:val="20"/>
          <w:szCs w:val="20"/>
        </w:rPr>
        <w:br/>
      </w:r>
    </w:p>
    <w:p w14:paraId="1E53A23E" w14:textId="77777777" w:rsidR="00D5142C" w:rsidRDefault="00D5142C" w:rsidP="00263B70">
      <w:pPr>
        <w:pStyle w:val="NormalWeb"/>
        <w:spacing w:before="0" w:beforeAutospacing="0" w:after="150" w:afterAutospacing="0"/>
        <w:rPr>
          <w:rFonts w:ascii="Montserrat" w:hAnsi="Montserrat" w:cs="Arial"/>
          <w:color w:val="666E75"/>
          <w:sz w:val="20"/>
          <w:szCs w:val="20"/>
        </w:rPr>
      </w:pPr>
    </w:p>
    <w:p w14:paraId="771C2C5F" w14:textId="18D89664" w:rsidR="00F21925" w:rsidRPr="00A911B9" w:rsidRDefault="00F21925" w:rsidP="00263B70">
      <w:pPr>
        <w:pStyle w:val="NormalWeb"/>
        <w:spacing w:before="0" w:beforeAutospacing="0" w:after="150" w:afterAutospacing="0"/>
        <w:rPr>
          <w:rFonts w:ascii="Montserrat" w:hAnsi="Montserrat" w:cs="Arial"/>
          <w:color w:val="666E75"/>
          <w:sz w:val="20"/>
          <w:szCs w:val="20"/>
        </w:rPr>
      </w:pPr>
      <w:r w:rsidRPr="00A911B9">
        <w:rPr>
          <w:rStyle w:val="Strong"/>
          <w:rFonts w:ascii="Montserrat" w:hAnsi="Montserrat" w:cs="Arial"/>
          <w:color w:val="666E75"/>
          <w:sz w:val="20"/>
          <w:szCs w:val="20"/>
        </w:rPr>
        <w:t>Course Format</w:t>
      </w:r>
      <w:r w:rsidR="00263B70" w:rsidRPr="00A911B9">
        <w:rPr>
          <w:rStyle w:val="Strong"/>
          <w:rFonts w:ascii="Montserrat" w:hAnsi="Montserrat" w:cs="Arial"/>
          <w:color w:val="666E75"/>
          <w:sz w:val="20"/>
          <w:szCs w:val="20"/>
        </w:rPr>
        <w:t>:</w:t>
      </w:r>
      <w:r w:rsidR="00180BD6" w:rsidRPr="00A911B9">
        <w:rPr>
          <w:rFonts w:ascii="Montserrat" w:hAnsi="Montserrat" w:cs="Arial"/>
          <w:color w:val="666E75"/>
          <w:sz w:val="20"/>
          <w:szCs w:val="20"/>
        </w:rPr>
        <w:t xml:space="preserve">  </w:t>
      </w:r>
    </w:p>
    <w:p w14:paraId="0C16979B" w14:textId="480E2F14" w:rsidR="00F21925" w:rsidRPr="00A911B9" w:rsidRDefault="002E5860" w:rsidP="00263B70">
      <w:pPr>
        <w:pStyle w:val="NormalWeb"/>
        <w:spacing w:before="0" w:beforeAutospacing="0" w:after="150" w:afterAutospacing="0"/>
        <w:rPr>
          <w:rFonts w:ascii="Montserrat" w:hAnsi="Montserrat" w:cs="Arial"/>
          <w:color w:val="666E75"/>
          <w:sz w:val="20"/>
          <w:szCs w:val="20"/>
        </w:rPr>
      </w:pPr>
      <w:r w:rsidRPr="00A911B9">
        <w:rPr>
          <w:rFonts w:ascii="Montserrat" w:hAnsi="Montserrat" w:cs="Arial"/>
          <w:color w:val="666E75"/>
          <w:sz w:val="20"/>
          <w:szCs w:val="20"/>
          <w:u w:val="single"/>
        </w:rPr>
        <w:lastRenderedPageBreak/>
        <w:t>Strategy</w:t>
      </w:r>
      <w:r w:rsidRPr="00A911B9">
        <w:rPr>
          <w:rFonts w:ascii="Montserrat" w:hAnsi="Montserrat" w:cs="Arial"/>
          <w:color w:val="666E75"/>
          <w:sz w:val="20"/>
          <w:szCs w:val="20"/>
          <w:u w:val="single"/>
        </w:rPr>
        <w:br/>
      </w:r>
      <w:commentRangeStart w:id="42"/>
      <w:commentRangeStart w:id="43"/>
      <w:r w:rsidR="00F21925" w:rsidRPr="00A911B9">
        <w:rPr>
          <w:rFonts w:ascii="Montserrat" w:hAnsi="Montserrat" w:cs="Arial"/>
          <w:color w:val="666E75"/>
          <w:sz w:val="20"/>
          <w:szCs w:val="20"/>
        </w:rPr>
        <w:t>Our workshops incorporate a just-in-time (JIT) teaching strategy. What this means is that we will show you final deliverable (think dashboards, models, visualizations</w:t>
      </w:r>
      <w:r w:rsidR="00A911B9">
        <w:rPr>
          <w:rFonts w:ascii="Montserrat" w:hAnsi="Montserrat" w:cs="Arial"/>
          <w:color w:val="666E75"/>
          <w:sz w:val="20"/>
          <w:szCs w:val="20"/>
        </w:rPr>
        <w:t>,</w:t>
      </w:r>
      <w:r w:rsidR="00F21925" w:rsidRPr="00A911B9">
        <w:rPr>
          <w:rFonts w:ascii="Montserrat" w:hAnsi="Montserrat" w:cs="Arial"/>
          <w:color w:val="666E75"/>
          <w:sz w:val="20"/>
          <w:szCs w:val="20"/>
        </w:rPr>
        <w:t xml:space="preserve"> etc</w:t>
      </w:r>
      <w:r w:rsidR="00A911B9">
        <w:rPr>
          <w:rFonts w:ascii="Montserrat" w:hAnsi="Montserrat" w:cs="Arial"/>
          <w:color w:val="666E75"/>
          <w:sz w:val="20"/>
          <w:szCs w:val="20"/>
        </w:rPr>
        <w:t>.</w:t>
      </w:r>
      <w:r w:rsidR="00F21925" w:rsidRPr="00A911B9">
        <w:rPr>
          <w:rFonts w:ascii="Montserrat" w:hAnsi="Montserrat" w:cs="Arial"/>
          <w:color w:val="666E75"/>
          <w:sz w:val="20"/>
          <w:szCs w:val="20"/>
        </w:rPr>
        <w:t>) and teach you step-by-step how to build it</w:t>
      </w:r>
      <w:r w:rsidR="00A911B9">
        <w:rPr>
          <w:rFonts w:ascii="Montserrat" w:hAnsi="Montserrat" w:cs="Arial"/>
          <w:color w:val="666E75"/>
          <w:sz w:val="20"/>
          <w:szCs w:val="20"/>
        </w:rPr>
        <w:t>, while exploring the Python data science ecosystem in a broader context</w:t>
      </w:r>
      <w:r w:rsidR="00F21925" w:rsidRPr="00A911B9">
        <w:rPr>
          <w:rFonts w:ascii="Montserrat" w:hAnsi="Montserrat" w:cs="Arial"/>
          <w:color w:val="666E75"/>
          <w:sz w:val="20"/>
          <w:szCs w:val="20"/>
        </w:rPr>
        <w:t xml:space="preserve">. </w:t>
      </w:r>
    </w:p>
    <w:p w14:paraId="0C6444CF" w14:textId="6626A1C1" w:rsidR="0034590D" w:rsidRPr="00A911B9" w:rsidRDefault="00F21925" w:rsidP="00263B70">
      <w:pPr>
        <w:pStyle w:val="NormalWeb"/>
        <w:spacing w:before="0" w:beforeAutospacing="0" w:after="150" w:afterAutospacing="0"/>
        <w:rPr>
          <w:rFonts w:ascii="Montserrat" w:hAnsi="Montserrat" w:cs="Arial"/>
          <w:color w:val="666E75"/>
          <w:sz w:val="20"/>
          <w:szCs w:val="20"/>
        </w:rPr>
      </w:pPr>
      <w:r w:rsidRPr="00A911B9">
        <w:rPr>
          <w:rFonts w:ascii="Montserrat" w:hAnsi="Montserrat" w:cs="Arial"/>
          <w:color w:val="666E75"/>
          <w:sz w:val="20"/>
          <w:szCs w:val="20"/>
        </w:rPr>
        <w:t xml:space="preserve">Major </w:t>
      </w:r>
      <w:r w:rsidR="00180BD6" w:rsidRPr="00A911B9">
        <w:rPr>
          <w:rFonts w:ascii="Montserrat" w:hAnsi="Montserrat" w:cs="Arial"/>
          <w:color w:val="666E75"/>
          <w:sz w:val="20"/>
          <w:szCs w:val="20"/>
        </w:rPr>
        <w:t xml:space="preserve">course concepts will be covered in </w:t>
      </w:r>
      <w:r w:rsidRPr="00A911B9">
        <w:rPr>
          <w:rFonts w:ascii="Montserrat" w:hAnsi="Montserrat" w:cs="Arial"/>
          <w:color w:val="666E75"/>
          <w:sz w:val="20"/>
          <w:szCs w:val="20"/>
        </w:rPr>
        <w:t>one</w:t>
      </w:r>
      <w:r w:rsidR="00F370A2" w:rsidRPr="00A911B9">
        <w:rPr>
          <w:rFonts w:ascii="Montserrat" w:hAnsi="Montserrat" w:cs="Arial"/>
          <w:color w:val="666E75"/>
          <w:sz w:val="20"/>
          <w:szCs w:val="20"/>
        </w:rPr>
        <w:t>-</w:t>
      </w:r>
      <w:r w:rsidR="00180BD6" w:rsidRPr="00A911B9">
        <w:rPr>
          <w:rFonts w:ascii="Montserrat" w:hAnsi="Montserrat" w:cs="Arial"/>
          <w:color w:val="666E75"/>
          <w:sz w:val="20"/>
          <w:szCs w:val="20"/>
        </w:rPr>
        <w:t xml:space="preserve">hour bundles, </w:t>
      </w:r>
      <w:r w:rsidRPr="00A911B9">
        <w:rPr>
          <w:rFonts w:ascii="Montserrat" w:hAnsi="Montserrat" w:cs="Arial"/>
          <w:color w:val="666E75"/>
          <w:sz w:val="20"/>
          <w:szCs w:val="20"/>
        </w:rPr>
        <w:t xml:space="preserve">with </w:t>
      </w:r>
      <w:r w:rsidR="0034590D" w:rsidRPr="00A911B9">
        <w:rPr>
          <w:rFonts w:ascii="Montserrat" w:hAnsi="Montserrat" w:cs="Arial"/>
          <w:color w:val="666E75"/>
          <w:sz w:val="20"/>
          <w:szCs w:val="20"/>
        </w:rPr>
        <w:t xml:space="preserve">15 minutes </w:t>
      </w:r>
      <w:r w:rsidRPr="00A911B9">
        <w:rPr>
          <w:rFonts w:ascii="Montserrat" w:hAnsi="Montserrat" w:cs="Arial"/>
          <w:color w:val="666E75"/>
          <w:sz w:val="20"/>
          <w:szCs w:val="20"/>
        </w:rPr>
        <w:t xml:space="preserve">of </w:t>
      </w:r>
      <w:r w:rsidR="0034590D" w:rsidRPr="00A911B9">
        <w:rPr>
          <w:rFonts w:ascii="Montserrat" w:hAnsi="Montserrat" w:cs="Arial"/>
          <w:color w:val="666E75"/>
          <w:sz w:val="20"/>
          <w:szCs w:val="20"/>
        </w:rPr>
        <w:t>lecture,</w:t>
      </w:r>
      <w:r w:rsidRPr="00A911B9">
        <w:rPr>
          <w:rFonts w:ascii="Montserrat" w:hAnsi="Montserrat" w:cs="Arial"/>
          <w:color w:val="666E75"/>
          <w:sz w:val="20"/>
          <w:szCs w:val="20"/>
        </w:rPr>
        <w:t xml:space="preserve"> </w:t>
      </w:r>
      <w:r w:rsidR="0034590D" w:rsidRPr="00A911B9">
        <w:rPr>
          <w:rFonts w:ascii="Montserrat" w:hAnsi="Montserrat" w:cs="Arial"/>
          <w:color w:val="666E75"/>
          <w:sz w:val="20"/>
          <w:szCs w:val="20"/>
        </w:rPr>
        <w:t xml:space="preserve">15 minutes </w:t>
      </w:r>
      <w:r w:rsidRPr="00A911B9">
        <w:rPr>
          <w:rFonts w:ascii="Montserrat" w:hAnsi="Montserrat" w:cs="Arial"/>
          <w:color w:val="666E75"/>
          <w:sz w:val="20"/>
          <w:szCs w:val="20"/>
        </w:rPr>
        <w:t xml:space="preserve">of live </w:t>
      </w:r>
      <w:r w:rsidR="0034590D" w:rsidRPr="00A911B9">
        <w:rPr>
          <w:rFonts w:ascii="Montserrat" w:hAnsi="Montserrat" w:cs="Arial"/>
          <w:color w:val="666E75"/>
          <w:sz w:val="20"/>
          <w:szCs w:val="20"/>
        </w:rPr>
        <w:t xml:space="preserve">demonstration </w:t>
      </w:r>
      <w:r w:rsidRPr="00A911B9">
        <w:rPr>
          <w:rFonts w:ascii="Montserrat" w:hAnsi="Montserrat" w:cs="Arial"/>
          <w:color w:val="666E75"/>
          <w:sz w:val="20"/>
          <w:szCs w:val="20"/>
        </w:rPr>
        <w:t>and</w:t>
      </w:r>
      <w:r w:rsidR="0034590D" w:rsidRPr="00A911B9">
        <w:rPr>
          <w:rFonts w:ascii="Montserrat" w:hAnsi="Montserrat" w:cs="Arial"/>
          <w:color w:val="666E75"/>
          <w:sz w:val="20"/>
          <w:szCs w:val="20"/>
        </w:rPr>
        <w:t xml:space="preserve"> 30</w:t>
      </w:r>
      <w:r w:rsidRPr="00A911B9">
        <w:rPr>
          <w:rFonts w:ascii="Montserrat" w:hAnsi="Montserrat" w:cs="Arial"/>
          <w:color w:val="666E75"/>
          <w:sz w:val="20"/>
          <w:szCs w:val="20"/>
        </w:rPr>
        <w:t xml:space="preserve"> </w:t>
      </w:r>
      <w:r w:rsidR="0034590D" w:rsidRPr="00A911B9">
        <w:rPr>
          <w:rFonts w:ascii="Montserrat" w:hAnsi="Montserrat" w:cs="Arial"/>
          <w:color w:val="666E75"/>
          <w:sz w:val="20"/>
          <w:szCs w:val="20"/>
        </w:rPr>
        <w:t xml:space="preserve">minutes of interactive </w:t>
      </w:r>
      <w:r w:rsidRPr="00A911B9">
        <w:rPr>
          <w:rFonts w:ascii="Montserrat" w:hAnsi="Montserrat" w:cs="Arial"/>
          <w:color w:val="666E75"/>
          <w:sz w:val="20"/>
          <w:szCs w:val="20"/>
        </w:rPr>
        <w:t>coding</w:t>
      </w:r>
      <w:r w:rsidR="0047464F" w:rsidRPr="00A911B9">
        <w:rPr>
          <w:rFonts w:ascii="Montserrat" w:hAnsi="Montserrat" w:cs="Arial"/>
          <w:color w:val="666E75"/>
          <w:sz w:val="20"/>
          <w:szCs w:val="20"/>
        </w:rPr>
        <w:t xml:space="preserve">, </w:t>
      </w:r>
      <w:r w:rsidR="0034590D" w:rsidRPr="00A911B9">
        <w:rPr>
          <w:rFonts w:ascii="Montserrat" w:hAnsi="Montserrat" w:cs="Arial"/>
          <w:color w:val="666E75"/>
          <w:sz w:val="20"/>
          <w:szCs w:val="20"/>
        </w:rPr>
        <w:t>coaching</w:t>
      </w:r>
      <w:r w:rsidR="00A911B9">
        <w:rPr>
          <w:rFonts w:ascii="Montserrat" w:hAnsi="Montserrat" w:cs="Arial"/>
          <w:color w:val="666E75"/>
          <w:sz w:val="20"/>
          <w:szCs w:val="20"/>
        </w:rPr>
        <w:t>,</w:t>
      </w:r>
      <w:r w:rsidR="0047464F" w:rsidRPr="00A911B9">
        <w:rPr>
          <w:rFonts w:ascii="Montserrat" w:hAnsi="Montserrat" w:cs="Arial"/>
          <w:color w:val="666E75"/>
          <w:sz w:val="20"/>
          <w:szCs w:val="20"/>
        </w:rPr>
        <w:t xml:space="preserve"> and troubleshooting</w:t>
      </w:r>
      <w:commentRangeEnd w:id="42"/>
      <w:r w:rsidR="00F24F48">
        <w:rPr>
          <w:rStyle w:val="CommentReference"/>
          <w:rFonts w:asciiTheme="minorHAnsi" w:eastAsiaTheme="minorHAnsi" w:hAnsiTheme="minorHAnsi" w:cstheme="minorBidi"/>
        </w:rPr>
        <w:commentReference w:id="42"/>
      </w:r>
      <w:commentRangeEnd w:id="43"/>
      <w:r w:rsidR="00527E74">
        <w:rPr>
          <w:rStyle w:val="CommentReference"/>
          <w:rFonts w:asciiTheme="minorHAnsi" w:eastAsiaTheme="minorHAnsi" w:hAnsiTheme="minorHAnsi" w:cstheme="minorBidi"/>
        </w:rPr>
        <w:commentReference w:id="43"/>
      </w:r>
      <w:r w:rsidR="0047464F" w:rsidRPr="00A911B9">
        <w:rPr>
          <w:rFonts w:ascii="Montserrat" w:hAnsi="Montserrat" w:cs="Arial"/>
          <w:color w:val="666E75"/>
          <w:sz w:val="20"/>
          <w:szCs w:val="20"/>
        </w:rPr>
        <w:t>.</w:t>
      </w:r>
      <w:r w:rsidR="0034590D" w:rsidRPr="00A911B9">
        <w:rPr>
          <w:rFonts w:ascii="Montserrat" w:hAnsi="Montserrat" w:cs="Arial"/>
          <w:color w:val="666E75"/>
          <w:sz w:val="20"/>
          <w:szCs w:val="20"/>
        </w:rPr>
        <w:t xml:space="preserve">  </w:t>
      </w:r>
    </w:p>
    <w:p w14:paraId="70614B26" w14:textId="5A984C1D" w:rsidR="00A100A2" w:rsidRPr="00A911B9" w:rsidRDefault="0047464F" w:rsidP="00A100A2">
      <w:pPr>
        <w:pStyle w:val="NormalWeb"/>
        <w:spacing w:after="150"/>
        <w:rPr>
          <w:rStyle w:val="Strong"/>
          <w:rFonts w:ascii="Montserrat" w:hAnsi="Montserrat" w:cs="Arial"/>
          <w:b w:val="0"/>
          <w:color w:val="666E75"/>
          <w:sz w:val="20"/>
          <w:szCs w:val="20"/>
        </w:rPr>
      </w:pPr>
      <w:r w:rsidRPr="00A911B9">
        <w:rPr>
          <w:rStyle w:val="Strong"/>
          <w:rFonts w:ascii="Montserrat" w:hAnsi="Montserrat" w:cs="Arial"/>
          <w:b w:val="0"/>
          <w:color w:val="666E75"/>
          <w:sz w:val="20"/>
          <w:szCs w:val="20"/>
        </w:rPr>
        <w:t xml:space="preserve">Course materials will consist of web-hosted </w:t>
      </w:r>
      <w:r w:rsidR="00A100A2" w:rsidRPr="00A911B9">
        <w:rPr>
          <w:rStyle w:val="Strong"/>
          <w:rFonts w:ascii="Montserrat" w:hAnsi="Montserrat" w:cs="Arial"/>
          <w:b w:val="0"/>
          <w:color w:val="666E75"/>
          <w:sz w:val="20"/>
          <w:szCs w:val="20"/>
        </w:rPr>
        <w:t>lecture materials, instructor led</w:t>
      </w:r>
      <w:ins w:id="44" w:author="Michael Pyrcz" w:date="2019-05-26T13:04:00Z">
        <w:r w:rsidR="00DF126B">
          <w:rPr>
            <w:rStyle w:val="Strong"/>
            <w:rFonts w:ascii="Montserrat" w:hAnsi="Montserrat" w:cs="Arial"/>
            <w:b w:val="0"/>
            <w:color w:val="666E75"/>
            <w:sz w:val="20"/>
            <w:szCs w:val="20"/>
          </w:rPr>
          <w:t xml:space="preserve">, well-documented method and </w:t>
        </w:r>
      </w:ins>
      <w:del w:id="45" w:author="Michael Pyrcz" w:date="2019-05-26T13:04:00Z">
        <w:r w:rsidR="00A100A2" w:rsidRPr="00A911B9" w:rsidDel="00DF126B">
          <w:rPr>
            <w:rStyle w:val="Strong"/>
            <w:rFonts w:ascii="Montserrat" w:hAnsi="Montserrat" w:cs="Arial"/>
            <w:b w:val="0"/>
            <w:color w:val="666E75"/>
            <w:sz w:val="20"/>
            <w:szCs w:val="20"/>
          </w:rPr>
          <w:delText xml:space="preserve"> </w:delText>
        </w:r>
        <w:r w:rsidRPr="00A911B9" w:rsidDel="00DF126B">
          <w:rPr>
            <w:rStyle w:val="Strong"/>
            <w:rFonts w:ascii="Montserrat" w:hAnsi="Montserrat" w:cs="Arial"/>
            <w:b w:val="0"/>
            <w:color w:val="666E75"/>
            <w:sz w:val="20"/>
            <w:szCs w:val="20"/>
          </w:rPr>
          <w:delText>demonstrations</w:delText>
        </w:r>
      </w:del>
      <w:ins w:id="46" w:author="Michael Pyrcz" w:date="2019-05-26T13:04:00Z">
        <w:r w:rsidR="00DF126B">
          <w:rPr>
            <w:rStyle w:val="Strong"/>
            <w:rFonts w:ascii="Montserrat" w:hAnsi="Montserrat" w:cs="Arial"/>
            <w:b w:val="0"/>
            <w:color w:val="666E75"/>
            <w:sz w:val="20"/>
            <w:szCs w:val="20"/>
          </w:rPr>
          <w:t>workflow</w:t>
        </w:r>
        <w:r w:rsidR="00DF126B" w:rsidRPr="00A911B9">
          <w:rPr>
            <w:rStyle w:val="Strong"/>
            <w:rFonts w:ascii="Montserrat" w:hAnsi="Montserrat" w:cs="Arial"/>
            <w:b w:val="0"/>
            <w:color w:val="666E75"/>
            <w:sz w:val="20"/>
            <w:szCs w:val="20"/>
          </w:rPr>
          <w:t xml:space="preserve"> demonstrations</w:t>
        </w:r>
      </w:ins>
      <w:r w:rsidR="00A100A2" w:rsidRPr="00A911B9">
        <w:rPr>
          <w:rStyle w:val="Strong"/>
          <w:rFonts w:ascii="Montserrat" w:hAnsi="Montserrat" w:cs="Arial"/>
          <w:b w:val="0"/>
          <w:color w:val="666E75"/>
          <w:sz w:val="20"/>
          <w:szCs w:val="20"/>
        </w:rPr>
        <w:t xml:space="preserve">, and </w:t>
      </w:r>
      <w:r w:rsidR="00B30284">
        <w:rPr>
          <w:rStyle w:val="Strong"/>
          <w:rFonts w:ascii="Montserrat" w:hAnsi="Montserrat" w:cs="Arial"/>
          <w:b w:val="0"/>
          <w:color w:val="666E75"/>
          <w:sz w:val="20"/>
          <w:szCs w:val="20"/>
        </w:rPr>
        <w:t xml:space="preserve">programming </w:t>
      </w:r>
      <w:r w:rsidRPr="00A911B9">
        <w:rPr>
          <w:rStyle w:val="Strong"/>
          <w:rFonts w:ascii="Montserrat" w:hAnsi="Montserrat" w:cs="Arial"/>
          <w:b w:val="0"/>
          <w:color w:val="666E75"/>
          <w:sz w:val="20"/>
          <w:szCs w:val="20"/>
        </w:rPr>
        <w:t>examples</w:t>
      </w:r>
      <w:r w:rsidR="00A100A2" w:rsidRPr="00A911B9">
        <w:rPr>
          <w:rStyle w:val="Strong"/>
          <w:rFonts w:ascii="Montserrat" w:hAnsi="Montserrat" w:cs="Arial"/>
          <w:b w:val="0"/>
          <w:color w:val="666E75"/>
          <w:sz w:val="20"/>
          <w:szCs w:val="20"/>
        </w:rPr>
        <w:t xml:space="preserve">. </w:t>
      </w:r>
      <w:r w:rsidRPr="00A911B9">
        <w:rPr>
          <w:rStyle w:val="Strong"/>
          <w:rFonts w:ascii="Montserrat" w:hAnsi="Montserrat" w:cs="Arial"/>
          <w:b w:val="0"/>
          <w:color w:val="666E75"/>
          <w:sz w:val="20"/>
          <w:szCs w:val="20"/>
        </w:rPr>
        <w:t xml:space="preserve">Everything will be </w:t>
      </w:r>
      <w:r w:rsidR="00A911B9" w:rsidRPr="00A911B9">
        <w:rPr>
          <w:rStyle w:val="Strong"/>
          <w:rFonts w:ascii="Montserrat" w:hAnsi="Montserrat" w:cs="Arial"/>
          <w:b w:val="0"/>
          <w:color w:val="666E75"/>
          <w:sz w:val="20"/>
          <w:szCs w:val="20"/>
        </w:rPr>
        <w:t>d</w:t>
      </w:r>
      <w:r w:rsidR="00A911B9">
        <w:rPr>
          <w:rStyle w:val="Strong"/>
          <w:rFonts w:ascii="Montserrat" w:hAnsi="Montserrat" w:cs="Arial"/>
          <w:b w:val="0"/>
          <w:color w:val="666E75"/>
          <w:sz w:val="20"/>
          <w:szCs w:val="20"/>
        </w:rPr>
        <w:t>elivered</w:t>
      </w:r>
      <w:r w:rsidR="00A911B9" w:rsidRPr="00A911B9">
        <w:rPr>
          <w:rStyle w:val="Strong"/>
          <w:rFonts w:ascii="Montserrat" w:hAnsi="Montserrat" w:cs="Arial"/>
          <w:b w:val="0"/>
          <w:color w:val="666E75"/>
          <w:sz w:val="20"/>
          <w:szCs w:val="20"/>
        </w:rPr>
        <w:t xml:space="preserve"> </w:t>
      </w:r>
      <w:r w:rsidRPr="00A911B9">
        <w:rPr>
          <w:rStyle w:val="Strong"/>
          <w:rFonts w:ascii="Montserrat" w:hAnsi="Montserrat" w:cs="Arial"/>
          <w:b w:val="0"/>
          <w:color w:val="666E75"/>
          <w:sz w:val="20"/>
          <w:szCs w:val="20"/>
        </w:rPr>
        <w:t xml:space="preserve">via </w:t>
      </w:r>
      <w:r w:rsidR="00A911B9">
        <w:rPr>
          <w:rStyle w:val="Strong"/>
          <w:rFonts w:ascii="Montserrat" w:hAnsi="Montserrat" w:cs="Arial"/>
          <w:b w:val="0"/>
          <w:color w:val="666E75"/>
          <w:sz w:val="20"/>
          <w:szCs w:val="20"/>
        </w:rPr>
        <w:t>a clou</w:t>
      </w:r>
      <w:r w:rsidR="00507DD6">
        <w:rPr>
          <w:rStyle w:val="Strong"/>
          <w:rFonts w:ascii="Montserrat" w:hAnsi="Montserrat" w:cs="Arial"/>
          <w:b w:val="0"/>
          <w:color w:val="666E75"/>
          <w:sz w:val="20"/>
          <w:szCs w:val="20"/>
        </w:rPr>
        <w:t>d</w:t>
      </w:r>
      <w:r w:rsidR="00A911B9">
        <w:rPr>
          <w:rStyle w:val="Strong"/>
          <w:rFonts w:ascii="Montserrat" w:hAnsi="Montserrat" w:cs="Arial"/>
          <w:b w:val="0"/>
          <w:color w:val="666E75"/>
          <w:sz w:val="20"/>
          <w:szCs w:val="20"/>
        </w:rPr>
        <w:t xml:space="preserve">-based </w:t>
      </w:r>
      <w:r w:rsidRPr="00A911B9">
        <w:rPr>
          <w:rStyle w:val="Strong"/>
          <w:rFonts w:ascii="Montserrat" w:hAnsi="Montserrat" w:cs="Arial"/>
          <w:b w:val="0"/>
          <w:color w:val="666E75"/>
          <w:sz w:val="20"/>
          <w:szCs w:val="20"/>
        </w:rPr>
        <w:t xml:space="preserve">Jupyter </w:t>
      </w:r>
      <w:r w:rsidR="00A911B9">
        <w:rPr>
          <w:rStyle w:val="Strong"/>
          <w:rFonts w:ascii="Montserrat" w:hAnsi="Montserrat" w:cs="Arial"/>
          <w:b w:val="0"/>
          <w:color w:val="666E75"/>
          <w:sz w:val="20"/>
          <w:szCs w:val="20"/>
        </w:rPr>
        <w:t>L</w:t>
      </w:r>
      <w:r w:rsidRPr="00A911B9">
        <w:rPr>
          <w:rStyle w:val="Strong"/>
          <w:rFonts w:ascii="Montserrat" w:hAnsi="Montserrat" w:cs="Arial"/>
          <w:b w:val="0"/>
          <w:color w:val="666E75"/>
          <w:sz w:val="20"/>
          <w:szCs w:val="20"/>
        </w:rPr>
        <w:t>ab</w:t>
      </w:r>
      <w:r w:rsidR="00A911B9">
        <w:rPr>
          <w:rStyle w:val="Strong"/>
          <w:rFonts w:ascii="Montserrat" w:hAnsi="Montserrat" w:cs="Arial"/>
          <w:b w:val="0"/>
          <w:color w:val="666E75"/>
          <w:sz w:val="20"/>
          <w:szCs w:val="20"/>
        </w:rPr>
        <w:t xml:space="preserve"> session</w:t>
      </w:r>
      <w:r w:rsidR="006C56F2">
        <w:rPr>
          <w:rStyle w:val="Strong"/>
          <w:rFonts w:ascii="Montserrat" w:hAnsi="Montserrat" w:cs="Arial"/>
          <w:b w:val="0"/>
          <w:color w:val="666E75"/>
          <w:sz w:val="20"/>
          <w:szCs w:val="20"/>
        </w:rPr>
        <w:t>,</w:t>
      </w:r>
      <w:r w:rsidRPr="00A911B9">
        <w:rPr>
          <w:rStyle w:val="Strong"/>
          <w:rFonts w:ascii="Montserrat" w:hAnsi="Montserrat" w:cs="Arial"/>
          <w:b w:val="0"/>
          <w:color w:val="666E75"/>
          <w:sz w:val="20"/>
          <w:szCs w:val="20"/>
        </w:rPr>
        <w:t xml:space="preserve"> so the only thing you need to bring are your laptop and your fingers!</w:t>
      </w:r>
    </w:p>
    <w:p w14:paraId="5E7B2C39" w14:textId="2BB3BC41" w:rsidR="0047464F" w:rsidRPr="00A911B9" w:rsidRDefault="00A100A2" w:rsidP="0047464F">
      <w:pPr>
        <w:pStyle w:val="NormalWeb"/>
        <w:spacing w:after="150"/>
        <w:rPr>
          <w:rFonts w:ascii="Montserrat" w:hAnsi="Montserrat" w:cs="Arial"/>
          <w:bCs/>
          <w:color w:val="666E75"/>
          <w:sz w:val="20"/>
          <w:szCs w:val="20"/>
        </w:rPr>
      </w:pPr>
      <w:r w:rsidRPr="00A911B9">
        <w:rPr>
          <w:rStyle w:val="Strong"/>
          <w:rFonts w:ascii="Montserrat" w:hAnsi="Montserrat" w:cs="Arial"/>
          <w:b w:val="0"/>
          <w:color w:val="666E75"/>
          <w:sz w:val="20"/>
          <w:szCs w:val="20"/>
          <w:u w:val="single"/>
        </w:rPr>
        <w:t>Class Size</w:t>
      </w:r>
      <w:r w:rsidR="0047464F" w:rsidRPr="00A911B9">
        <w:rPr>
          <w:rStyle w:val="Strong"/>
          <w:rFonts w:ascii="Montserrat" w:hAnsi="Montserrat" w:cs="Arial"/>
          <w:color w:val="666E75"/>
          <w:sz w:val="20"/>
          <w:szCs w:val="20"/>
        </w:rPr>
        <w:br/>
      </w:r>
      <w:r w:rsidR="0047464F" w:rsidRPr="00A911B9">
        <w:rPr>
          <w:rFonts w:ascii="Montserrat" w:hAnsi="Montserrat" w:cs="Arial"/>
          <w:bCs/>
          <w:color w:val="666E75"/>
          <w:sz w:val="20"/>
          <w:szCs w:val="20"/>
        </w:rPr>
        <w:t>We believe in tailored and focused instruction within our classrooms and have structured our courses with a 1:15 teacher to student ratio. Our goal is to give each student the attention and continuous feedback necessary to succeed.</w:t>
      </w:r>
    </w:p>
    <w:p w14:paraId="138E9200" w14:textId="73186411" w:rsidR="00A100A2" w:rsidRPr="00A911B9" w:rsidRDefault="00A100A2" w:rsidP="00A100A2">
      <w:pPr>
        <w:pStyle w:val="NormalWeb"/>
        <w:spacing w:after="150"/>
        <w:rPr>
          <w:rStyle w:val="Strong"/>
          <w:rFonts w:ascii="Montserrat" w:hAnsi="Montserrat" w:cs="Arial"/>
          <w:b w:val="0"/>
          <w:color w:val="666E75"/>
          <w:sz w:val="20"/>
          <w:szCs w:val="20"/>
        </w:rPr>
      </w:pPr>
      <w:r w:rsidRPr="00A911B9">
        <w:rPr>
          <w:rStyle w:val="Strong"/>
          <w:rFonts w:ascii="Montserrat" w:hAnsi="Montserrat" w:cs="Arial"/>
          <w:b w:val="0"/>
          <w:color w:val="666E75"/>
          <w:sz w:val="20"/>
          <w:szCs w:val="20"/>
          <w:u w:val="single"/>
        </w:rPr>
        <w:t>Class Material</w:t>
      </w:r>
      <w:r w:rsidR="0047464F" w:rsidRPr="00A911B9">
        <w:rPr>
          <w:rStyle w:val="Strong"/>
          <w:rFonts w:ascii="Montserrat" w:hAnsi="Montserrat" w:cs="Arial"/>
          <w:b w:val="0"/>
          <w:color w:val="666E75"/>
          <w:sz w:val="20"/>
          <w:szCs w:val="20"/>
        </w:rPr>
        <w:br/>
      </w:r>
      <w:proofErr w:type="spellStart"/>
      <w:r w:rsidR="00EF022D" w:rsidRPr="00A911B9">
        <w:rPr>
          <w:rStyle w:val="Strong"/>
          <w:rFonts w:ascii="Montserrat" w:hAnsi="Montserrat" w:cs="Arial"/>
          <w:b w:val="0"/>
          <w:color w:val="666E75"/>
          <w:sz w:val="20"/>
          <w:szCs w:val="20"/>
        </w:rPr>
        <w:t>Daytum</w:t>
      </w:r>
      <w:proofErr w:type="spellEnd"/>
      <w:r w:rsidRPr="00A911B9">
        <w:rPr>
          <w:rStyle w:val="Strong"/>
          <w:rFonts w:ascii="Montserrat" w:hAnsi="Montserrat" w:cs="Arial"/>
          <w:b w:val="0"/>
          <w:color w:val="666E75"/>
          <w:sz w:val="20"/>
          <w:szCs w:val="20"/>
        </w:rPr>
        <w:t xml:space="preserve"> classes </w:t>
      </w:r>
      <w:r w:rsidR="00EF022D" w:rsidRPr="00A911B9">
        <w:rPr>
          <w:rStyle w:val="Strong"/>
          <w:rFonts w:ascii="Montserrat" w:hAnsi="Montserrat" w:cs="Arial"/>
          <w:b w:val="0"/>
          <w:color w:val="666E75"/>
          <w:sz w:val="20"/>
          <w:szCs w:val="20"/>
        </w:rPr>
        <w:t xml:space="preserve">will include </w:t>
      </w:r>
      <w:r w:rsidRPr="00A911B9">
        <w:rPr>
          <w:rStyle w:val="Strong"/>
          <w:rFonts w:ascii="Montserrat" w:hAnsi="Montserrat" w:cs="Arial"/>
          <w:b w:val="0"/>
          <w:color w:val="666E75"/>
          <w:sz w:val="20"/>
          <w:szCs w:val="20"/>
        </w:rPr>
        <w:t xml:space="preserve">materials for </w:t>
      </w:r>
      <w:r w:rsidR="00EF022D" w:rsidRPr="00A911B9">
        <w:rPr>
          <w:rStyle w:val="Strong"/>
          <w:rFonts w:ascii="Montserrat" w:hAnsi="Montserrat" w:cs="Arial"/>
          <w:b w:val="0"/>
          <w:color w:val="666E75"/>
          <w:sz w:val="20"/>
          <w:szCs w:val="20"/>
        </w:rPr>
        <w:t xml:space="preserve">content </w:t>
      </w:r>
      <w:r w:rsidRPr="00A911B9">
        <w:rPr>
          <w:rStyle w:val="Strong"/>
          <w:rFonts w:ascii="Montserrat" w:hAnsi="Montserrat" w:cs="Arial"/>
          <w:b w:val="0"/>
          <w:color w:val="666E75"/>
          <w:sz w:val="20"/>
          <w:szCs w:val="20"/>
        </w:rPr>
        <w:t xml:space="preserve">and reference.  Students </w:t>
      </w:r>
      <w:r w:rsidR="00EF022D" w:rsidRPr="00A911B9">
        <w:rPr>
          <w:rStyle w:val="Strong"/>
          <w:rFonts w:ascii="Montserrat" w:hAnsi="Montserrat" w:cs="Arial"/>
          <w:b w:val="0"/>
          <w:color w:val="666E75"/>
          <w:sz w:val="20"/>
          <w:szCs w:val="20"/>
        </w:rPr>
        <w:t>will be allowe</w:t>
      </w:r>
      <w:r w:rsidR="00A2373E" w:rsidRPr="00A911B9">
        <w:rPr>
          <w:rStyle w:val="Strong"/>
          <w:rFonts w:ascii="Montserrat" w:hAnsi="Montserrat" w:cs="Arial"/>
          <w:b w:val="0"/>
          <w:color w:val="666E75"/>
          <w:sz w:val="20"/>
          <w:szCs w:val="20"/>
        </w:rPr>
        <w:t xml:space="preserve">d </w:t>
      </w:r>
      <w:r w:rsidR="00EF022D" w:rsidRPr="00A911B9">
        <w:rPr>
          <w:rStyle w:val="Strong"/>
          <w:rFonts w:ascii="Montserrat" w:hAnsi="Montserrat" w:cs="Arial"/>
          <w:b w:val="0"/>
          <w:color w:val="666E75"/>
          <w:sz w:val="20"/>
          <w:szCs w:val="20"/>
        </w:rPr>
        <w:t xml:space="preserve">to use </w:t>
      </w:r>
      <w:r w:rsidRPr="00A911B9">
        <w:rPr>
          <w:rStyle w:val="Strong"/>
          <w:rFonts w:ascii="Montserrat" w:hAnsi="Montserrat" w:cs="Arial"/>
          <w:b w:val="0"/>
          <w:color w:val="666E75"/>
          <w:sz w:val="20"/>
          <w:szCs w:val="20"/>
        </w:rPr>
        <w:t>class materials</w:t>
      </w:r>
      <w:r w:rsidR="00A2373E" w:rsidRPr="00A911B9">
        <w:rPr>
          <w:rStyle w:val="Strong"/>
          <w:rFonts w:ascii="Montserrat" w:hAnsi="Montserrat" w:cs="Arial"/>
          <w:b w:val="0"/>
          <w:color w:val="666E75"/>
          <w:sz w:val="20"/>
          <w:szCs w:val="20"/>
        </w:rPr>
        <w:t xml:space="preserve"> (e.g. video-lectures and course </w:t>
      </w:r>
      <w:r w:rsidR="00A911B9">
        <w:rPr>
          <w:rStyle w:val="Strong"/>
          <w:rFonts w:ascii="Montserrat" w:hAnsi="Montserrat" w:cs="Arial"/>
          <w:b w:val="0"/>
          <w:color w:val="666E75"/>
          <w:sz w:val="20"/>
          <w:szCs w:val="20"/>
        </w:rPr>
        <w:t>notes</w:t>
      </w:r>
      <w:r w:rsidR="00A2373E" w:rsidRPr="00A911B9">
        <w:rPr>
          <w:rStyle w:val="Strong"/>
          <w:rFonts w:ascii="Montserrat" w:hAnsi="Montserrat" w:cs="Arial"/>
          <w:b w:val="0"/>
          <w:color w:val="666E75"/>
          <w:sz w:val="20"/>
          <w:szCs w:val="20"/>
        </w:rPr>
        <w:t xml:space="preserve">) </w:t>
      </w:r>
      <w:r w:rsidRPr="00A911B9">
        <w:rPr>
          <w:rStyle w:val="Strong"/>
          <w:rFonts w:ascii="Montserrat" w:hAnsi="Montserrat" w:cs="Arial"/>
          <w:b w:val="0"/>
          <w:color w:val="666E75"/>
          <w:sz w:val="20"/>
          <w:szCs w:val="20"/>
        </w:rPr>
        <w:t>for personal use following the completion of the course</w:t>
      </w:r>
      <w:r w:rsidR="00B30284">
        <w:rPr>
          <w:rStyle w:val="Strong"/>
          <w:rFonts w:ascii="Montserrat" w:hAnsi="Montserrat" w:cs="Arial"/>
          <w:b w:val="0"/>
          <w:color w:val="666E75"/>
          <w:sz w:val="20"/>
          <w:szCs w:val="20"/>
        </w:rPr>
        <w:t>.</w:t>
      </w:r>
    </w:p>
    <w:p w14:paraId="6D325DEB" w14:textId="77777777" w:rsidR="009415BF" w:rsidRPr="00A911B9" w:rsidRDefault="009415BF" w:rsidP="009415BF">
      <w:pPr>
        <w:pStyle w:val="NormalWeb"/>
        <w:spacing w:after="150"/>
        <w:rPr>
          <w:rStyle w:val="Strong"/>
          <w:rFonts w:ascii="Montserrat" w:hAnsi="Montserrat" w:cs="Arial"/>
          <w:color w:val="666E75"/>
          <w:sz w:val="20"/>
          <w:szCs w:val="20"/>
        </w:rPr>
      </w:pPr>
      <w:r w:rsidRPr="00A911B9">
        <w:rPr>
          <w:rStyle w:val="Strong"/>
          <w:rFonts w:ascii="Montserrat" w:hAnsi="Montserrat" w:cs="Arial"/>
          <w:color w:val="666E75"/>
          <w:sz w:val="20"/>
          <w:szCs w:val="20"/>
        </w:rPr>
        <w:t>Other</w:t>
      </w:r>
    </w:p>
    <w:p w14:paraId="4049F6FC" w14:textId="77777777" w:rsidR="009415BF" w:rsidRPr="00A911B9" w:rsidRDefault="009415BF" w:rsidP="009415BF">
      <w:pPr>
        <w:pStyle w:val="NormalWeb"/>
        <w:spacing w:after="150"/>
        <w:rPr>
          <w:rStyle w:val="Strong"/>
          <w:rFonts w:ascii="Montserrat" w:hAnsi="Montserrat" w:cs="Arial"/>
          <w:b w:val="0"/>
          <w:color w:val="666E75"/>
          <w:sz w:val="20"/>
          <w:szCs w:val="20"/>
        </w:rPr>
      </w:pPr>
      <w:r w:rsidRPr="00A911B9">
        <w:rPr>
          <w:rStyle w:val="Strong"/>
          <w:rFonts w:ascii="Montserrat" w:hAnsi="Montserrat" w:cs="Arial"/>
          <w:b w:val="0"/>
          <w:color w:val="666E75"/>
          <w:sz w:val="20"/>
          <w:szCs w:val="20"/>
          <w:u w:val="single"/>
        </w:rPr>
        <w:t xml:space="preserve">Cancellation Policy </w:t>
      </w:r>
      <w:r w:rsidRPr="00A911B9">
        <w:rPr>
          <w:rStyle w:val="Strong"/>
          <w:rFonts w:ascii="Montserrat" w:hAnsi="Montserrat" w:cs="Arial"/>
          <w:color w:val="666E75"/>
          <w:sz w:val="20"/>
          <w:szCs w:val="20"/>
        </w:rPr>
        <w:br/>
      </w:r>
      <w:r w:rsidRPr="00A911B9">
        <w:rPr>
          <w:rStyle w:val="Strong"/>
          <w:rFonts w:ascii="Montserrat" w:hAnsi="Montserrat" w:cs="Arial"/>
          <w:b w:val="0"/>
          <w:color w:val="666E75"/>
          <w:sz w:val="20"/>
          <w:szCs w:val="20"/>
        </w:rPr>
        <w:t xml:space="preserve">Courses may be cancelled up to two weeks prior to the start of the class. Cancellation can be done by sending an email to </w:t>
      </w:r>
      <w:hyperlink r:id="rId15" w:history="1">
        <w:r w:rsidRPr="00A911B9">
          <w:rPr>
            <w:rStyle w:val="Hyperlink"/>
            <w:rFonts w:ascii="Montserrat" w:hAnsi="Montserrat" w:cs="Arial"/>
            <w:sz w:val="20"/>
            <w:szCs w:val="20"/>
          </w:rPr>
          <w:t>contact@daytum.org</w:t>
        </w:r>
      </w:hyperlink>
      <w:r w:rsidRPr="00A911B9">
        <w:rPr>
          <w:rStyle w:val="Strong"/>
          <w:rFonts w:ascii="Montserrat" w:hAnsi="Montserrat" w:cs="Arial"/>
          <w:b w:val="0"/>
          <w:color w:val="666E75"/>
          <w:sz w:val="20"/>
          <w:szCs w:val="20"/>
        </w:rPr>
        <w:t>. If a class is cancelled after this time, the student is responsible for the full cost of the course.</w:t>
      </w:r>
    </w:p>
    <w:p w14:paraId="7094E9B3" w14:textId="20EBF6D5" w:rsidR="009415BF" w:rsidRPr="00A911B9" w:rsidRDefault="009415BF" w:rsidP="009415BF">
      <w:pPr>
        <w:pStyle w:val="NormalWeb"/>
        <w:spacing w:after="150"/>
        <w:rPr>
          <w:rStyle w:val="Strong"/>
          <w:rFonts w:ascii="Montserrat" w:hAnsi="Montserrat" w:cs="Arial"/>
          <w:color w:val="666E75"/>
          <w:sz w:val="20"/>
          <w:szCs w:val="20"/>
        </w:rPr>
      </w:pPr>
      <w:r w:rsidRPr="00A911B9">
        <w:rPr>
          <w:rStyle w:val="Strong"/>
          <w:rFonts w:ascii="Montserrat" w:hAnsi="Montserrat" w:cs="Arial"/>
          <w:b w:val="0"/>
          <w:color w:val="666E75"/>
          <w:sz w:val="20"/>
          <w:szCs w:val="20"/>
          <w:u w:val="single"/>
        </w:rPr>
        <w:t>Software Requirements</w:t>
      </w:r>
      <w:r w:rsidRPr="00A911B9">
        <w:rPr>
          <w:rStyle w:val="Strong"/>
          <w:rFonts w:ascii="Montserrat" w:hAnsi="Montserrat" w:cs="Arial"/>
          <w:color w:val="666E75"/>
          <w:sz w:val="20"/>
          <w:szCs w:val="20"/>
        </w:rPr>
        <w:t xml:space="preserve"> </w:t>
      </w:r>
      <w:r w:rsidR="00CB4093" w:rsidRPr="00A911B9">
        <w:rPr>
          <w:rStyle w:val="Strong"/>
          <w:rFonts w:ascii="Montserrat" w:hAnsi="Montserrat" w:cs="Arial"/>
          <w:color w:val="666E75"/>
          <w:sz w:val="20"/>
          <w:szCs w:val="20"/>
        </w:rPr>
        <w:br/>
      </w:r>
      <w:r w:rsidRPr="00A911B9">
        <w:rPr>
          <w:rStyle w:val="Strong"/>
          <w:rFonts w:ascii="Montserrat" w:hAnsi="Montserrat" w:cs="Arial"/>
          <w:b w:val="0"/>
          <w:color w:val="666E75"/>
          <w:sz w:val="20"/>
          <w:szCs w:val="20"/>
        </w:rPr>
        <w:t>A laptop with a working web browser (try Google Chrome!)</w:t>
      </w:r>
    </w:p>
    <w:p w14:paraId="1BD67529" w14:textId="79C95407" w:rsidR="009415BF" w:rsidRPr="00A911B9" w:rsidRDefault="009415BF" w:rsidP="009415BF">
      <w:pPr>
        <w:pStyle w:val="NormalWeb"/>
        <w:spacing w:after="150"/>
        <w:rPr>
          <w:rStyle w:val="Strong"/>
          <w:rFonts w:ascii="Montserrat" w:hAnsi="Montserrat" w:cs="Arial"/>
          <w:b w:val="0"/>
          <w:color w:val="666E75"/>
          <w:sz w:val="20"/>
          <w:szCs w:val="20"/>
        </w:rPr>
      </w:pPr>
      <w:r w:rsidRPr="00A911B9">
        <w:rPr>
          <w:rStyle w:val="Strong"/>
          <w:rFonts w:ascii="Montserrat" w:hAnsi="Montserrat" w:cs="Arial"/>
          <w:b w:val="0"/>
          <w:color w:val="666E75"/>
          <w:sz w:val="20"/>
          <w:szCs w:val="20"/>
          <w:u w:val="single"/>
        </w:rPr>
        <w:t>Feedback</w:t>
      </w:r>
      <w:r w:rsidRPr="00A911B9">
        <w:rPr>
          <w:rStyle w:val="Strong"/>
          <w:rFonts w:ascii="Montserrat" w:hAnsi="Montserrat" w:cs="Arial"/>
          <w:b w:val="0"/>
          <w:color w:val="666E75"/>
          <w:sz w:val="20"/>
          <w:szCs w:val="20"/>
          <w:u w:val="single"/>
        </w:rPr>
        <w:br/>
      </w:r>
      <w:r w:rsidRPr="00A911B9">
        <w:rPr>
          <w:rStyle w:val="Strong"/>
          <w:rFonts w:ascii="Montserrat" w:hAnsi="Montserrat" w:cs="Arial"/>
          <w:b w:val="0"/>
          <w:color w:val="666E75"/>
          <w:sz w:val="20"/>
          <w:szCs w:val="20"/>
        </w:rPr>
        <w:t xml:space="preserve">Following the course, </w:t>
      </w:r>
      <w:proofErr w:type="spellStart"/>
      <w:r w:rsidR="00A911B9">
        <w:rPr>
          <w:rStyle w:val="Strong"/>
          <w:rFonts w:ascii="Montserrat" w:hAnsi="Montserrat" w:cs="Arial"/>
          <w:b w:val="0"/>
          <w:color w:val="666E75"/>
          <w:sz w:val="20"/>
          <w:szCs w:val="20"/>
        </w:rPr>
        <w:t>D</w:t>
      </w:r>
      <w:r w:rsidRPr="00A911B9">
        <w:rPr>
          <w:rStyle w:val="Strong"/>
          <w:rFonts w:ascii="Montserrat" w:hAnsi="Montserrat" w:cs="Arial"/>
          <w:b w:val="0"/>
          <w:color w:val="666E75"/>
          <w:sz w:val="20"/>
          <w:szCs w:val="20"/>
        </w:rPr>
        <w:t>aytum</w:t>
      </w:r>
      <w:proofErr w:type="spellEnd"/>
      <w:r w:rsidRPr="00A911B9">
        <w:rPr>
          <w:rStyle w:val="Strong"/>
          <w:rFonts w:ascii="Montserrat" w:hAnsi="Montserrat" w:cs="Arial"/>
          <w:b w:val="0"/>
          <w:color w:val="666E75"/>
          <w:sz w:val="20"/>
          <w:szCs w:val="20"/>
        </w:rPr>
        <w:t xml:space="preserve"> may ask for feedback on instructor quality and course content. This information is kept highly confidential and is only used solely to improve the content offerings and the quality of instruction!</w:t>
      </w:r>
    </w:p>
    <w:p w14:paraId="31F58E8C" w14:textId="77777777" w:rsidR="00A100A2" w:rsidRPr="00E56157" w:rsidRDefault="00A100A2" w:rsidP="00263B70">
      <w:pPr>
        <w:pStyle w:val="NormalWeb"/>
        <w:spacing w:before="0" w:beforeAutospacing="0" w:after="150" w:afterAutospacing="0"/>
        <w:rPr>
          <w:rFonts w:ascii="Montserrat" w:hAnsi="Montserrat" w:cs="Arial"/>
          <w:color w:val="666E75"/>
          <w:sz w:val="21"/>
          <w:szCs w:val="21"/>
        </w:rPr>
      </w:pPr>
    </w:p>
    <w:p w14:paraId="0F0B3EAC" w14:textId="3D6FFE76" w:rsidR="00F24F48" w:rsidRDefault="00F24F48" w:rsidP="00263B70">
      <w:pPr>
        <w:pStyle w:val="NormalWeb"/>
        <w:spacing w:before="0" w:beforeAutospacing="0" w:after="150" w:afterAutospacing="0"/>
        <w:rPr>
          <w:rFonts w:ascii="Montserrat" w:hAnsi="Montserrat" w:cs="Arial"/>
          <w:color w:val="666E75"/>
          <w:sz w:val="21"/>
          <w:szCs w:val="21"/>
        </w:rPr>
      </w:pPr>
    </w:p>
    <w:p w14:paraId="0C81D4A1" w14:textId="6BC6DD35" w:rsidR="00F24F48" w:rsidRDefault="00F24F48" w:rsidP="00263B70">
      <w:pPr>
        <w:pStyle w:val="NormalWeb"/>
        <w:spacing w:before="0" w:beforeAutospacing="0" w:after="150" w:afterAutospacing="0"/>
        <w:rPr>
          <w:rFonts w:ascii="Montserrat" w:hAnsi="Montserrat" w:cs="Arial"/>
          <w:color w:val="666E75"/>
          <w:sz w:val="21"/>
          <w:szCs w:val="21"/>
        </w:rPr>
      </w:pPr>
    </w:p>
    <w:p w14:paraId="47212759" w14:textId="5DEF6D27" w:rsidR="00F24F48" w:rsidRDefault="00F24F48" w:rsidP="00263B70">
      <w:pPr>
        <w:pStyle w:val="NormalWeb"/>
        <w:spacing w:before="0" w:beforeAutospacing="0" w:after="150" w:afterAutospacing="0"/>
        <w:rPr>
          <w:rFonts w:ascii="Montserrat" w:hAnsi="Montserrat" w:cs="Arial"/>
          <w:color w:val="666E75"/>
          <w:sz w:val="21"/>
          <w:szCs w:val="21"/>
        </w:rPr>
      </w:pPr>
    </w:p>
    <w:p w14:paraId="453B599E" w14:textId="77777777" w:rsidR="00F24F48" w:rsidRDefault="00F24F48" w:rsidP="00263B70">
      <w:pPr>
        <w:pStyle w:val="NormalWeb"/>
        <w:spacing w:before="0" w:beforeAutospacing="0" w:after="150" w:afterAutospacing="0"/>
        <w:rPr>
          <w:rFonts w:ascii="Montserrat" w:hAnsi="Montserrat" w:cs="Arial"/>
          <w:color w:val="666E75"/>
          <w:sz w:val="21"/>
          <w:szCs w:val="21"/>
        </w:rPr>
      </w:pPr>
    </w:p>
    <w:p w14:paraId="4E124C9D" w14:textId="77777777" w:rsidR="0039521D" w:rsidRDefault="0039521D" w:rsidP="00263B70">
      <w:pPr>
        <w:pStyle w:val="NormalWeb"/>
        <w:spacing w:before="0" w:beforeAutospacing="0" w:after="150" w:afterAutospacing="0"/>
      </w:pPr>
    </w:p>
    <w:p w14:paraId="64013CA1" w14:textId="4C268B60" w:rsidR="00263B70" w:rsidRPr="00A911B9" w:rsidRDefault="00E56157" w:rsidP="00263B70">
      <w:pPr>
        <w:pStyle w:val="NormalWeb"/>
        <w:spacing w:before="0" w:beforeAutospacing="0" w:after="150" w:afterAutospacing="0"/>
        <w:rPr>
          <w:rFonts w:ascii="Montserrat" w:hAnsi="Montserrat" w:cs="Arial"/>
          <w:b/>
          <w:color w:val="666E75"/>
          <w:sz w:val="21"/>
          <w:szCs w:val="21"/>
        </w:rPr>
      </w:pPr>
      <w:r w:rsidRPr="00A911B9">
        <w:rPr>
          <w:rFonts w:ascii="Montserrat" w:hAnsi="Montserrat" w:cs="Arial"/>
          <w:b/>
          <w:color w:val="666E75"/>
          <w:sz w:val="21"/>
          <w:szCs w:val="21"/>
        </w:rPr>
        <w:t xml:space="preserve">Detailed </w:t>
      </w:r>
      <w:r w:rsidR="008B5A86" w:rsidRPr="00A911B9">
        <w:rPr>
          <w:rFonts w:ascii="Montserrat" w:hAnsi="Montserrat" w:cs="Arial"/>
          <w:b/>
          <w:color w:val="666E75"/>
          <w:sz w:val="21"/>
          <w:szCs w:val="21"/>
        </w:rPr>
        <w:t>Course</w:t>
      </w:r>
      <w:r w:rsidRPr="00A911B9">
        <w:rPr>
          <w:rFonts w:ascii="Montserrat" w:hAnsi="Montserrat" w:cs="Arial"/>
          <w:b/>
          <w:color w:val="666E75"/>
          <w:sz w:val="21"/>
          <w:szCs w:val="21"/>
        </w:rPr>
        <w:t xml:space="preserve"> Outline</w:t>
      </w:r>
      <w:r w:rsidR="00422290">
        <w:rPr>
          <w:rFonts w:ascii="Montserrat" w:hAnsi="Montserrat" w:cs="Arial"/>
          <w:b/>
          <w:color w:val="666E75"/>
          <w:sz w:val="21"/>
          <w:szCs w:val="21"/>
        </w:rPr>
        <w:t>:</w:t>
      </w:r>
    </w:p>
    <w:tbl>
      <w:tblPr>
        <w:tblW w:w="10003" w:type="dxa"/>
        <w:tblLook w:val="04A0" w:firstRow="1" w:lastRow="0" w:firstColumn="1" w:lastColumn="0" w:noHBand="0" w:noVBand="1"/>
      </w:tblPr>
      <w:tblGrid>
        <w:gridCol w:w="660"/>
        <w:gridCol w:w="1775"/>
        <w:gridCol w:w="3140"/>
        <w:gridCol w:w="4428"/>
      </w:tblGrid>
      <w:tr w:rsidR="00EC490C" w:rsidRPr="00A911B9" w14:paraId="2C79296C" w14:textId="77777777" w:rsidTr="00893CD3">
        <w:trPr>
          <w:trHeight w:val="585"/>
        </w:trPr>
        <w:tc>
          <w:tcPr>
            <w:tcW w:w="660" w:type="dxa"/>
            <w:tcBorders>
              <w:top w:val="single" w:sz="4" w:space="0" w:color="auto"/>
              <w:left w:val="single" w:sz="4" w:space="0" w:color="auto"/>
              <w:bottom w:val="single" w:sz="4" w:space="0" w:color="auto"/>
              <w:right w:val="nil"/>
            </w:tcBorders>
            <w:shd w:val="clear" w:color="auto" w:fill="C00000"/>
            <w:noWrap/>
            <w:vAlign w:val="center"/>
          </w:tcPr>
          <w:p w14:paraId="5FFEFCD7" w14:textId="77777777" w:rsidR="00EC490C" w:rsidRPr="00A911B9" w:rsidRDefault="00EC490C" w:rsidP="00B81CCE">
            <w:pPr>
              <w:spacing w:after="0" w:line="240" w:lineRule="auto"/>
              <w:jc w:val="center"/>
              <w:rPr>
                <w:rFonts w:ascii="DINRoundOT" w:eastAsia="Times New Roman" w:hAnsi="DINRoundOT" w:cs="DINRoundOT"/>
                <w:b/>
                <w:bCs/>
                <w:color w:val="FFFFFF"/>
                <w:sz w:val="28"/>
                <w:szCs w:val="28"/>
                <w:lang w:eastAsia="en-US"/>
              </w:rPr>
            </w:pPr>
          </w:p>
        </w:tc>
        <w:tc>
          <w:tcPr>
            <w:tcW w:w="1775" w:type="dxa"/>
            <w:tcBorders>
              <w:top w:val="single" w:sz="4" w:space="0" w:color="auto"/>
              <w:left w:val="nil"/>
              <w:bottom w:val="single" w:sz="4" w:space="0" w:color="auto"/>
              <w:right w:val="nil"/>
            </w:tcBorders>
            <w:shd w:val="clear" w:color="auto" w:fill="C00000"/>
            <w:noWrap/>
            <w:vAlign w:val="center"/>
            <w:hideMark/>
          </w:tcPr>
          <w:p w14:paraId="54369B05" w14:textId="77777777" w:rsidR="00EC490C" w:rsidRPr="00A911B9" w:rsidRDefault="00EC490C" w:rsidP="00B81CCE">
            <w:pPr>
              <w:spacing w:after="0" w:line="240" w:lineRule="auto"/>
              <w:jc w:val="center"/>
              <w:rPr>
                <w:rFonts w:ascii="DINRoundOT" w:eastAsia="Times New Roman" w:hAnsi="DINRoundOT" w:cs="DINRoundOT"/>
                <w:b/>
                <w:bCs/>
                <w:color w:val="FFFFFF"/>
                <w:sz w:val="28"/>
                <w:szCs w:val="28"/>
                <w:lang w:eastAsia="en-US"/>
              </w:rPr>
            </w:pPr>
            <w:r w:rsidRPr="00A911B9">
              <w:rPr>
                <w:rFonts w:ascii="DINRoundOT" w:eastAsia="Times New Roman" w:hAnsi="DINRoundOT" w:cs="DINRoundOT"/>
                <w:b/>
                <w:bCs/>
                <w:color w:val="FFFFFF"/>
                <w:sz w:val="28"/>
                <w:szCs w:val="28"/>
                <w:lang w:eastAsia="en-US"/>
              </w:rPr>
              <w:t>Time</w:t>
            </w:r>
          </w:p>
        </w:tc>
        <w:tc>
          <w:tcPr>
            <w:tcW w:w="3140" w:type="dxa"/>
            <w:tcBorders>
              <w:top w:val="single" w:sz="4" w:space="0" w:color="auto"/>
              <w:left w:val="nil"/>
              <w:bottom w:val="single" w:sz="4" w:space="0" w:color="auto"/>
            </w:tcBorders>
            <w:shd w:val="clear" w:color="auto" w:fill="C00000"/>
            <w:noWrap/>
            <w:vAlign w:val="center"/>
            <w:hideMark/>
          </w:tcPr>
          <w:p w14:paraId="4DE603A1" w14:textId="77777777" w:rsidR="00EC490C" w:rsidRPr="00A911B9" w:rsidRDefault="00EC490C" w:rsidP="00B81CCE">
            <w:pPr>
              <w:spacing w:after="0" w:line="240" w:lineRule="auto"/>
              <w:jc w:val="center"/>
              <w:rPr>
                <w:rFonts w:ascii="DINRoundOT" w:eastAsia="Times New Roman" w:hAnsi="DINRoundOT" w:cs="DINRoundOT"/>
                <w:b/>
                <w:bCs/>
                <w:color w:val="FFFFFF"/>
                <w:sz w:val="28"/>
                <w:szCs w:val="28"/>
                <w:lang w:eastAsia="en-US"/>
              </w:rPr>
            </w:pPr>
            <w:r w:rsidRPr="00A911B9">
              <w:rPr>
                <w:rFonts w:ascii="DINRoundOT" w:eastAsia="Times New Roman" w:hAnsi="DINRoundOT" w:cs="DINRoundOT"/>
                <w:b/>
                <w:bCs/>
                <w:color w:val="FFFFFF"/>
                <w:sz w:val="28"/>
                <w:szCs w:val="28"/>
                <w:lang w:eastAsia="en-US"/>
              </w:rPr>
              <w:t>Topic</w:t>
            </w:r>
          </w:p>
        </w:tc>
        <w:tc>
          <w:tcPr>
            <w:tcW w:w="4428" w:type="dxa"/>
            <w:tcBorders>
              <w:top w:val="single" w:sz="4" w:space="0" w:color="auto"/>
              <w:bottom w:val="single" w:sz="4" w:space="0" w:color="auto"/>
              <w:right w:val="single" w:sz="4" w:space="0" w:color="auto"/>
            </w:tcBorders>
            <w:shd w:val="clear" w:color="auto" w:fill="C00000"/>
            <w:vAlign w:val="center"/>
          </w:tcPr>
          <w:p w14:paraId="0C261826" w14:textId="77777777" w:rsidR="00EC490C" w:rsidRPr="00A911B9" w:rsidRDefault="00EC490C" w:rsidP="00B81CCE">
            <w:pPr>
              <w:spacing w:after="0" w:line="240" w:lineRule="auto"/>
              <w:jc w:val="center"/>
              <w:rPr>
                <w:rFonts w:ascii="DINRoundOT" w:eastAsia="Times New Roman" w:hAnsi="DINRoundOT" w:cs="DINRoundOT"/>
                <w:b/>
                <w:bCs/>
                <w:color w:val="FFFFFF"/>
                <w:sz w:val="28"/>
                <w:szCs w:val="28"/>
                <w:lang w:eastAsia="en-US"/>
              </w:rPr>
            </w:pPr>
            <w:r>
              <w:rPr>
                <w:rFonts w:ascii="DINRoundOT" w:eastAsia="Times New Roman" w:hAnsi="DINRoundOT" w:cs="DINRoundOT"/>
                <w:b/>
                <w:bCs/>
                <w:color w:val="FFFFFF"/>
                <w:sz w:val="28"/>
                <w:szCs w:val="28"/>
                <w:lang w:eastAsia="en-US"/>
              </w:rPr>
              <w:t>Objective</w:t>
            </w:r>
          </w:p>
        </w:tc>
      </w:tr>
      <w:tr w:rsidR="00EC490C" w:rsidRPr="006360CE" w14:paraId="64FDDD2B" w14:textId="77777777" w:rsidTr="00893CD3">
        <w:trPr>
          <w:cantSplit/>
          <w:trHeight w:val="403"/>
        </w:trPr>
        <w:tc>
          <w:tcPr>
            <w:tcW w:w="660" w:type="dxa"/>
            <w:vMerge w:val="restart"/>
            <w:tcBorders>
              <w:top w:val="single" w:sz="4" w:space="0" w:color="auto"/>
              <w:left w:val="single" w:sz="4" w:space="0" w:color="auto"/>
              <w:bottom w:val="single" w:sz="4" w:space="0" w:color="000000"/>
              <w:right w:val="single" w:sz="4" w:space="0" w:color="auto"/>
            </w:tcBorders>
            <w:shd w:val="clear" w:color="000000" w:fill="F2F2F2"/>
            <w:noWrap/>
            <w:textDirection w:val="btLr"/>
            <w:vAlign w:val="center"/>
            <w:hideMark/>
          </w:tcPr>
          <w:p w14:paraId="3F36CFE1" w14:textId="77777777" w:rsidR="00EC490C" w:rsidRPr="006360CE" w:rsidRDefault="00EC490C" w:rsidP="00EC490C">
            <w:pPr>
              <w:spacing w:after="0" w:line="240" w:lineRule="auto"/>
              <w:jc w:val="center"/>
              <w:rPr>
                <w:rFonts w:ascii="DINRoundOT" w:eastAsia="Times New Roman" w:hAnsi="DINRoundOT" w:cs="DINRoundOT"/>
                <w:b/>
                <w:bCs/>
                <w:sz w:val="32"/>
                <w:szCs w:val="32"/>
                <w:lang w:eastAsia="en-US"/>
              </w:rPr>
            </w:pPr>
            <w:r w:rsidRPr="006360CE">
              <w:rPr>
                <w:rFonts w:ascii="DINRoundOT" w:eastAsia="Times New Roman" w:hAnsi="DINRoundOT" w:cs="DINRoundOT"/>
                <w:b/>
                <w:bCs/>
                <w:sz w:val="32"/>
                <w:szCs w:val="32"/>
                <w:lang w:eastAsia="en-US"/>
              </w:rPr>
              <w:t>Day 1</w:t>
            </w:r>
          </w:p>
        </w:tc>
        <w:tc>
          <w:tcPr>
            <w:tcW w:w="1775" w:type="dxa"/>
            <w:tcBorders>
              <w:top w:val="single" w:sz="4" w:space="0" w:color="auto"/>
              <w:left w:val="nil"/>
              <w:bottom w:val="nil"/>
              <w:right w:val="nil"/>
            </w:tcBorders>
            <w:shd w:val="clear" w:color="000000" w:fill="F2F2F2"/>
            <w:noWrap/>
            <w:vAlign w:val="center"/>
            <w:hideMark/>
          </w:tcPr>
          <w:p w14:paraId="34D1B4B2" w14:textId="268C1705"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8:00 AM - 8:30 AM</w:t>
            </w:r>
          </w:p>
        </w:tc>
        <w:tc>
          <w:tcPr>
            <w:tcW w:w="3140" w:type="dxa"/>
            <w:tcBorders>
              <w:top w:val="single" w:sz="4" w:space="0" w:color="auto"/>
              <w:left w:val="nil"/>
              <w:bottom w:val="nil"/>
              <w:right w:val="nil"/>
            </w:tcBorders>
            <w:shd w:val="clear" w:color="000000" w:fill="F2F2F2"/>
            <w:noWrap/>
            <w:vAlign w:val="center"/>
            <w:hideMark/>
          </w:tcPr>
          <w:p w14:paraId="68C57841" w14:textId="78A3B1D0" w:rsidR="00EC490C" w:rsidRPr="00EC490C" w:rsidRDefault="00EC490C" w:rsidP="00EC490C">
            <w:pPr>
              <w:spacing w:after="0" w:line="240" w:lineRule="auto"/>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 xml:space="preserve">Course Goal: [Deep dive into </w:t>
            </w:r>
            <w:del w:id="47" w:author="Michael Pyrcz" w:date="2019-05-26T13:08:00Z">
              <w:r w:rsidRPr="00893CD3" w:rsidDel="00DF126B">
                <w:rPr>
                  <w:rFonts w:ascii="DINRoundOT" w:eastAsia="Times New Roman" w:hAnsi="DINRoundOT" w:cs="DINRoundOT"/>
                  <w:color w:val="000000"/>
                  <w:sz w:val="16"/>
                  <w:szCs w:val="16"/>
                  <w:lang w:eastAsia="en-US"/>
                </w:rPr>
                <w:delText>Statistical</w:delText>
              </w:r>
            </w:del>
            <w:ins w:id="48" w:author="Michael Pyrcz" w:date="2019-05-26T13:08:00Z">
              <w:r w:rsidR="00DF126B">
                <w:rPr>
                  <w:rFonts w:ascii="DINRoundOT" w:eastAsia="Times New Roman" w:hAnsi="DINRoundOT" w:cs="DINRoundOT"/>
                  <w:color w:val="000000"/>
                  <w:sz w:val="16"/>
                  <w:szCs w:val="16"/>
                  <w:lang w:eastAsia="en-US"/>
                </w:rPr>
                <w:t xml:space="preserve"> Data Analytics, Geostatistics</w:t>
              </w:r>
            </w:ins>
            <w:del w:id="49" w:author="Michael Pyrcz" w:date="2019-05-26T13:08:00Z">
              <w:r w:rsidRPr="00893CD3" w:rsidDel="00DF126B">
                <w:rPr>
                  <w:rFonts w:ascii="DINRoundOT" w:eastAsia="Times New Roman" w:hAnsi="DINRoundOT" w:cs="DINRoundOT"/>
                  <w:color w:val="000000"/>
                  <w:sz w:val="16"/>
                  <w:szCs w:val="16"/>
                  <w:lang w:eastAsia="en-US"/>
                </w:rPr>
                <w:delText xml:space="preserve"> Analysis</w:delText>
              </w:r>
            </w:del>
            <w:r w:rsidRPr="00893CD3">
              <w:rPr>
                <w:rFonts w:ascii="DINRoundOT" w:eastAsia="Times New Roman" w:hAnsi="DINRoundOT" w:cs="DINRoundOT"/>
                <w:color w:val="000000"/>
                <w:sz w:val="16"/>
                <w:szCs w:val="16"/>
                <w:lang w:eastAsia="en-US"/>
              </w:rPr>
              <w:t xml:space="preserve"> and </w:t>
            </w:r>
            <w:ins w:id="50" w:author="Michael Pyrcz" w:date="2019-05-26T13:08:00Z">
              <w:r w:rsidR="00DF126B">
                <w:rPr>
                  <w:rFonts w:ascii="DINRoundOT" w:eastAsia="Times New Roman" w:hAnsi="DINRoundOT" w:cs="DINRoundOT"/>
                  <w:color w:val="000000"/>
                  <w:sz w:val="16"/>
                  <w:szCs w:val="16"/>
                  <w:lang w:eastAsia="en-US"/>
                </w:rPr>
                <w:t xml:space="preserve">Machine </w:t>
              </w:r>
              <w:commentRangeStart w:id="51"/>
              <w:r w:rsidR="00DF126B">
                <w:rPr>
                  <w:rFonts w:ascii="DINRoundOT" w:eastAsia="Times New Roman" w:hAnsi="DINRoundOT" w:cs="DINRoundOT"/>
                  <w:color w:val="000000"/>
                  <w:sz w:val="16"/>
                  <w:szCs w:val="16"/>
                  <w:lang w:eastAsia="en-US"/>
                </w:rPr>
                <w:t>Learning</w:t>
              </w:r>
            </w:ins>
            <w:del w:id="52" w:author="Michael Pyrcz" w:date="2019-05-26T13:08:00Z">
              <w:r w:rsidRPr="00893CD3" w:rsidDel="00DF126B">
                <w:rPr>
                  <w:rFonts w:ascii="DINRoundOT" w:eastAsia="Times New Roman" w:hAnsi="DINRoundOT" w:cs="DINRoundOT"/>
                  <w:color w:val="000000"/>
                  <w:sz w:val="16"/>
                  <w:szCs w:val="16"/>
                  <w:lang w:eastAsia="en-US"/>
                </w:rPr>
                <w:delText>ML</w:delText>
              </w:r>
            </w:del>
            <w:commentRangeEnd w:id="51"/>
            <w:r w:rsidR="00DF126B">
              <w:rPr>
                <w:rStyle w:val="CommentReference"/>
                <w:rFonts w:asciiTheme="minorHAnsi" w:eastAsiaTheme="minorHAnsi" w:hAnsiTheme="minorHAnsi" w:cstheme="minorBidi"/>
                <w:lang w:eastAsia="en-US"/>
              </w:rPr>
              <w:commentReference w:id="51"/>
            </w:r>
            <w:r w:rsidRPr="00893CD3">
              <w:rPr>
                <w:rFonts w:ascii="DINRoundOT" w:eastAsia="Times New Roman" w:hAnsi="DINRoundOT" w:cs="DINRoundOT"/>
                <w:color w:val="000000"/>
                <w:sz w:val="16"/>
                <w:szCs w:val="16"/>
                <w:lang w:eastAsia="en-US"/>
              </w:rPr>
              <w:t xml:space="preserve">] </w:t>
            </w:r>
          </w:p>
        </w:tc>
        <w:tc>
          <w:tcPr>
            <w:tcW w:w="4428" w:type="dxa"/>
            <w:tcBorders>
              <w:top w:val="single" w:sz="4" w:space="0" w:color="auto"/>
              <w:left w:val="nil"/>
              <w:bottom w:val="nil"/>
              <w:right w:val="nil"/>
            </w:tcBorders>
            <w:shd w:val="clear" w:color="000000" w:fill="F2F2F2"/>
            <w:vAlign w:val="center"/>
          </w:tcPr>
          <w:p w14:paraId="7AA34793" w14:textId="2ED5DA54"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003E4FF7"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7A1AA3BE"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auto"/>
            <w:noWrap/>
            <w:vAlign w:val="center"/>
            <w:hideMark/>
          </w:tcPr>
          <w:p w14:paraId="6B08AA27" w14:textId="719C3F8F"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8:30 AM - 8:45 AM</w:t>
            </w:r>
          </w:p>
        </w:tc>
        <w:tc>
          <w:tcPr>
            <w:tcW w:w="3140" w:type="dxa"/>
            <w:tcBorders>
              <w:top w:val="nil"/>
              <w:left w:val="nil"/>
              <w:bottom w:val="nil"/>
              <w:right w:val="nil"/>
            </w:tcBorders>
            <w:shd w:val="clear" w:color="auto" w:fill="auto"/>
            <w:vAlign w:val="center"/>
            <w:hideMark/>
          </w:tcPr>
          <w:p w14:paraId="46749D5E" w14:textId="636F90D9" w:rsidR="00EC490C" w:rsidRPr="00EC490C" w:rsidRDefault="00EC490C" w:rsidP="00EC490C">
            <w:pPr>
              <w:spacing w:after="0" w:line="240" w:lineRule="auto"/>
              <w:rPr>
                <w:rFonts w:ascii="DINRoundOT" w:eastAsia="Times New Roman" w:hAnsi="DINRoundOT" w:cs="DINRoundOT"/>
                <w:color w:val="000000"/>
                <w:sz w:val="16"/>
                <w:szCs w:val="16"/>
                <w:lang w:eastAsia="en-US"/>
              </w:rPr>
            </w:pPr>
            <w:del w:id="53" w:author="Michael Pyrcz" w:date="2019-05-26T13:10:00Z">
              <w:r w:rsidRPr="00893CD3" w:rsidDel="00DF126B">
                <w:rPr>
                  <w:rFonts w:ascii="DINRoundOT" w:eastAsia="Times New Roman" w:hAnsi="DINRoundOT" w:cs="DINRoundOT"/>
                  <w:color w:val="000000"/>
                  <w:sz w:val="16"/>
                  <w:szCs w:val="16"/>
                  <w:lang w:eastAsia="en-US"/>
                </w:rPr>
                <w:delText>Review: What we know and where we’re going</w:delText>
              </w:r>
              <w:commentRangeStart w:id="54"/>
              <w:commentRangeEnd w:id="54"/>
              <w:r w:rsidRPr="00EC490C" w:rsidDel="00DF126B">
                <w:rPr>
                  <w:rStyle w:val="CommentReference"/>
                  <w:rFonts w:asciiTheme="minorHAnsi" w:eastAsiaTheme="minorHAnsi" w:hAnsiTheme="minorHAnsi" w:cstheme="minorBidi"/>
                  <w:lang w:eastAsia="en-US"/>
                </w:rPr>
                <w:commentReference w:id="54"/>
              </w:r>
            </w:del>
            <w:ins w:id="55" w:author="Michael Pyrcz" w:date="2019-05-26T13:10:00Z">
              <w:r w:rsidR="00DF126B">
                <w:rPr>
                  <w:rFonts w:ascii="DINRoundOT" w:eastAsia="Times New Roman" w:hAnsi="DINRoundOT" w:cs="DINRoundOT"/>
                  <w:color w:val="000000"/>
                  <w:sz w:val="16"/>
                  <w:szCs w:val="16"/>
                  <w:lang w:eastAsia="en-US"/>
                </w:rPr>
                <w:t>Prerequisites</w:t>
              </w:r>
            </w:ins>
            <w:ins w:id="56" w:author="Michael Pyrcz" w:date="2019-05-26T13:11:00Z">
              <w:r w:rsidR="00DF126B">
                <w:rPr>
                  <w:rFonts w:ascii="DINRoundOT" w:eastAsia="Times New Roman" w:hAnsi="DINRoundOT" w:cs="DINRoundOT"/>
                  <w:color w:val="000000"/>
                  <w:sz w:val="16"/>
                  <w:szCs w:val="16"/>
                  <w:lang w:eastAsia="en-US"/>
                </w:rPr>
                <w:t xml:space="preserve"> </w:t>
              </w:r>
              <w:proofErr w:type="gramStart"/>
              <w:r w:rsidR="00DF126B">
                <w:rPr>
                  <w:rFonts w:ascii="DINRoundOT" w:eastAsia="Times New Roman" w:hAnsi="DINRoundOT" w:cs="DINRoundOT"/>
                  <w:color w:val="000000"/>
                  <w:sz w:val="16"/>
                  <w:szCs w:val="16"/>
                  <w:lang w:eastAsia="en-US"/>
                </w:rPr>
                <w:t xml:space="preserve">and </w:t>
              </w:r>
            </w:ins>
            <w:ins w:id="57" w:author="Michael Pyrcz" w:date="2019-05-26T13:10:00Z">
              <w:r w:rsidR="00DF126B">
                <w:rPr>
                  <w:rFonts w:ascii="DINRoundOT" w:eastAsia="Times New Roman" w:hAnsi="DINRoundOT" w:cs="DINRoundOT"/>
                  <w:color w:val="000000"/>
                  <w:sz w:val="16"/>
                  <w:szCs w:val="16"/>
                  <w:lang w:eastAsia="en-US"/>
                </w:rPr>
                <w:t xml:space="preserve"> Perspectives</w:t>
              </w:r>
            </w:ins>
            <w:proofErr w:type="gramEnd"/>
          </w:p>
        </w:tc>
        <w:tc>
          <w:tcPr>
            <w:tcW w:w="4428" w:type="dxa"/>
            <w:tcBorders>
              <w:top w:val="nil"/>
              <w:left w:val="nil"/>
              <w:bottom w:val="nil"/>
              <w:right w:val="nil"/>
            </w:tcBorders>
            <w:vAlign w:val="center"/>
          </w:tcPr>
          <w:p w14:paraId="02C5FB17" w14:textId="289198E6"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68AB83EA"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718E6975"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000000" w:fill="F2F2F2"/>
            <w:noWrap/>
            <w:vAlign w:val="center"/>
            <w:hideMark/>
          </w:tcPr>
          <w:p w14:paraId="7F709D37" w14:textId="5F81BA7D"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 xml:space="preserve">8:45 AM - </w:t>
            </w:r>
            <w:ins w:id="58" w:author="Michael Pyrcz" w:date="2019-05-26T13:11:00Z">
              <w:r w:rsidR="00DF126B">
                <w:rPr>
                  <w:rFonts w:ascii="DINRoundOT" w:eastAsia="Times New Roman" w:hAnsi="DINRoundOT" w:cs="DINRoundOT"/>
                  <w:color w:val="000000"/>
                  <w:sz w:val="16"/>
                  <w:szCs w:val="16"/>
                  <w:lang w:eastAsia="en-US"/>
                </w:rPr>
                <w:t>10</w:t>
              </w:r>
            </w:ins>
            <w:del w:id="59" w:author="Michael Pyrcz" w:date="2019-05-26T13:11:00Z">
              <w:r w:rsidRPr="00893CD3" w:rsidDel="00DF126B">
                <w:rPr>
                  <w:rFonts w:ascii="DINRoundOT" w:eastAsia="Times New Roman" w:hAnsi="DINRoundOT" w:cs="DINRoundOT"/>
                  <w:color w:val="000000"/>
                  <w:sz w:val="16"/>
                  <w:szCs w:val="16"/>
                  <w:lang w:eastAsia="en-US"/>
                </w:rPr>
                <w:delText>9</w:delText>
              </w:r>
            </w:del>
            <w:r w:rsidRPr="00893CD3">
              <w:rPr>
                <w:rFonts w:ascii="DINRoundOT" w:eastAsia="Times New Roman" w:hAnsi="DINRoundOT" w:cs="DINRoundOT"/>
                <w:color w:val="000000"/>
                <w:sz w:val="16"/>
                <w:szCs w:val="16"/>
                <w:lang w:eastAsia="en-US"/>
              </w:rPr>
              <w:t>:</w:t>
            </w:r>
            <w:ins w:id="60" w:author="Michael Pyrcz" w:date="2019-05-26T13:11:00Z">
              <w:r w:rsidR="00DF126B">
                <w:rPr>
                  <w:rFonts w:ascii="DINRoundOT" w:eastAsia="Times New Roman" w:hAnsi="DINRoundOT" w:cs="DINRoundOT"/>
                  <w:color w:val="000000"/>
                  <w:sz w:val="16"/>
                  <w:szCs w:val="16"/>
                  <w:lang w:eastAsia="en-US"/>
                </w:rPr>
                <w:t>45</w:t>
              </w:r>
            </w:ins>
            <w:del w:id="61" w:author="Michael Pyrcz" w:date="2019-05-26T13:11:00Z">
              <w:r w:rsidRPr="00893CD3" w:rsidDel="00DF126B">
                <w:rPr>
                  <w:rFonts w:ascii="DINRoundOT" w:eastAsia="Times New Roman" w:hAnsi="DINRoundOT" w:cs="DINRoundOT"/>
                  <w:color w:val="000000"/>
                  <w:sz w:val="16"/>
                  <w:szCs w:val="16"/>
                  <w:lang w:eastAsia="en-US"/>
                </w:rPr>
                <w:delText>00</w:delText>
              </w:r>
            </w:del>
            <w:r w:rsidRPr="00893CD3">
              <w:rPr>
                <w:rFonts w:ascii="DINRoundOT" w:eastAsia="Times New Roman" w:hAnsi="DINRoundOT" w:cs="DINRoundOT"/>
                <w:color w:val="000000"/>
                <w:sz w:val="16"/>
                <w:szCs w:val="16"/>
                <w:lang w:eastAsia="en-US"/>
              </w:rPr>
              <w:t xml:space="preserve"> AM</w:t>
            </w:r>
          </w:p>
        </w:tc>
        <w:tc>
          <w:tcPr>
            <w:tcW w:w="3140" w:type="dxa"/>
            <w:tcBorders>
              <w:top w:val="nil"/>
              <w:left w:val="nil"/>
              <w:bottom w:val="nil"/>
              <w:right w:val="nil"/>
            </w:tcBorders>
            <w:shd w:val="clear" w:color="000000" w:fill="F2F2F2"/>
            <w:noWrap/>
            <w:vAlign w:val="center"/>
            <w:hideMark/>
          </w:tcPr>
          <w:p w14:paraId="6BE9CF22" w14:textId="4F9F478E" w:rsidR="00EC490C" w:rsidRPr="00EC490C" w:rsidRDefault="00EC490C" w:rsidP="00EC490C">
            <w:pPr>
              <w:spacing w:after="0" w:line="240" w:lineRule="auto"/>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 xml:space="preserve">Intro to Data Preparation – </w:t>
            </w:r>
            <w:ins w:id="62" w:author="Michael Pyrcz" w:date="2019-05-26T13:11:00Z">
              <w:r w:rsidR="00DF126B">
                <w:rPr>
                  <w:rFonts w:ascii="DINRoundOT" w:eastAsia="Times New Roman" w:hAnsi="DINRoundOT" w:cs="DINRoundOT"/>
                  <w:color w:val="000000"/>
                  <w:sz w:val="16"/>
                  <w:szCs w:val="16"/>
                  <w:lang w:eastAsia="en-US"/>
                </w:rPr>
                <w:t>Debiasing,</w:t>
              </w:r>
            </w:ins>
            <w:ins w:id="63" w:author="Michael Pyrcz" w:date="2019-05-26T13:14:00Z">
              <w:r w:rsidR="006D03E4">
                <w:rPr>
                  <w:rFonts w:ascii="DINRoundOT" w:eastAsia="Times New Roman" w:hAnsi="DINRoundOT" w:cs="DINRoundOT"/>
                  <w:color w:val="000000"/>
                  <w:sz w:val="16"/>
                  <w:szCs w:val="16"/>
                  <w:lang w:eastAsia="en-US"/>
                </w:rPr>
                <w:t xml:space="preserve"> </w:t>
              </w:r>
            </w:ins>
            <w:ins w:id="64" w:author="Michael Pyrcz" w:date="2019-05-26T13:19:00Z">
              <w:r w:rsidR="006D03E4">
                <w:rPr>
                  <w:rFonts w:ascii="DINRoundOT" w:eastAsia="Times New Roman" w:hAnsi="DINRoundOT" w:cs="DINRoundOT"/>
                  <w:color w:val="000000"/>
                  <w:sz w:val="16"/>
                  <w:szCs w:val="16"/>
                  <w:lang w:eastAsia="en-US"/>
                </w:rPr>
                <w:t xml:space="preserve">Statistics 101: </w:t>
              </w:r>
            </w:ins>
            <w:ins w:id="65" w:author="Michael Pyrcz" w:date="2019-05-26T13:14:00Z">
              <w:r w:rsidR="006D03E4">
                <w:rPr>
                  <w:rFonts w:ascii="DINRoundOT" w:eastAsia="Times New Roman" w:hAnsi="DINRoundOT" w:cs="DINRoundOT"/>
                  <w:color w:val="000000"/>
                  <w:sz w:val="16"/>
                  <w:szCs w:val="16"/>
                  <w:lang w:eastAsia="en-US"/>
                </w:rPr>
                <w:t xml:space="preserve">Reporting Significance and </w:t>
              </w:r>
              <w:commentRangeStart w:id="66"/>
              <w:r w:rsidR="006D03E4">
                <w:rPr>
                  <w:rFonts w:ascii="DINRoundOT" w:eastAsia="Times New Roman" w:hAnsi="DINRoundOT" w:cs="DINRoundOT"/>
                  <w:color w:val="000000"/>
                  <w:sz w:val="16"/>
                  <w:szCs w:val="16"/>
                  <w:lang w:eastAsia="en-US"/>
                </w:rPr>
                <w:t>Uncertainty</w:t>
              </w:r>
            </w:ins>
            <w:del w:id="67" w:author="Michael Pyrcz" w:date="2019-05-26T13:11:00Z">
              <w:r w:rsidRPr="00893CD3" w:rsidDel="00DF126B">
                <w:rPr>
                  <w:rFonts w:ascii="DINRoundOT" w:eastAsia="Times New Roman" w:hAnsi="DINRoundOT" w:cs="DINRoundOT"/>
                  <w:color w:val="000000"/>
                  <w:sz w:val="16"/>
                  <w:szCs w:val="16"/>
                  <w:lang w:eastAsia="en-US"/>
                </w:rPr>
                <w:delText>Statistics</w:delText>
              </w:r>
            </w:del>
            <w:commentRangeEnd w:id="66"/>
            <w:r w:rsidR="006D03E4">
              <w:rPr>
                <w:rStyle w:val="CommentReference"/>
                <w:rFonts w:asciiTheme="minorHAnsi" w:eastAsiaTheme="minorHAnsi" w:hAnsiTheme="minorHAnsi" w:cstheme="minorBidi"/>
                <w:lang w:eastAsia="en-US"/>
              </w:rPr>
              <w:commentReference w:id="66"/>
            </w:r>
            <w:del w:id="68" w:author="Michael Pyrcz" w:date="2019-05-26T13:11:00Z">
              <w:r w:rsidRPr="00893CD3" w:rsidDel="00DF126B">
                <w:rPr>
                  <w:rFonts w:ascii="DINRoundOT" w:eastAsia="Times New Roman" w:hAnsi="DINRoundOT" w:cs="DINRoundOT"/>
                  <w:color w:val="000000"/>
                  <w:sz w:val="16"/>
                  <w:szCs w:val="16"/>
                  <w:lang w:eastAsia="en-US"/>
                </w:rPr>
                <w:delText xml:space="preserve"> 101</w:delText>
              </w:r>
            </w:del>
          </w:p>
        </w:tc>
        <w:tc>
          <w:tcPr>
            <w:tcW w:w="4428" w:type="dxa"/>
            <w:tcBorders>
              <w:top w:val="nil"/>
              <w:left w:val="nil"/>
              <w:bottom w:val="nil"/>
              <w:right w:val="nil"/>
            </w:tcBorders>
            <w:shd w:val="clear" w:color="000000" w:fill="F2F2F2"/>
            <w:vAlign w:val="center"/>
          </w:tcPr>
          <w:p w14:paraId="03BC44E4" w14:textId="55C850F1"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35F5812E"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tcPr>
          <w:p w14:paraId="16F0A4D7"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FFFFF" w:themeFill="background1"/>
            <w:noWrap/>
            <w:vAlign w:val="center"/>
          </w:tcPr>
          <w:p w14:paraId="28F0971C" w14:textId="6C6E2D21" w:rsidR="00EC490C" w:rsidRPr="00EC490C" w:rsidRDefault="006D03E4" w:rsidP="00EC490C">
            <w:pPr>
              <w:spacing w:after="0" w:line="240" w:lineRule="auto"/>
              <w:jc w:val="center"/>
              <w:rPr>
                <w:rFonts w:ascii="DINRoundOT" w:eastAsia="Times New Roman" w:hAnsi="DINRoundOT" w:cs="DINRoundOT"/>
                <w:color w:val="000000"/>
                <w:sz w:val="16"/>
                <w:szCs w:val="16"/>
                <w:lang w:eastAsia="en-US"/>
              </w:rPr>
            </w:pPr>
            <w:ins w:id="69" w:author="Michael Pyrcz" w:date="2019-05-26T13:15:00Z">
              <w:r>
                <w:rPr>
                  <w:rFonts w:ascii="DINRoundOT" w:eastAsia="Times New Roman" w:hAnsi="DINRoundOT" w:cs="DINRoundOT"/>
                  <w:color w:val="000000"/>
                  <w:sz w:val="16"/>
                  <w:szCs w:val="16"/>
                  <w:lang w:eastAsia="en-US"/>
                </w:rPr>
                <w:t>10:45</w:t>
              </w:r>
            </w:ins>
            <w:del w:id="70" w:author="Michael Pyrcz" w:date="2019-05-26T13:15:00Z">
              <w:r w:rsidR="00EC490C" w:rsidRPr="00893CD3" w:rsidDel="006D03E4">
                <w:rPr>
                  <w:rFonts w:ascii="DINRoundOT" w:eastAsia="Times New Roman" w:hAnsi="DINRoundOT" w:cs="DINRoundOT"/>
                  <w:color w:val="000000"/>
                  <w:sz w:val="16"/>
                  <w:szCs w:val="16"/>
                  <w:lang w:eastAsia="en-US"/>
                </w:rPr>
                <w:delText>9:00</w:delText>
              </w:r>
            </w:del>
            <w:r w:rsidR="00EC490C" w:rsidRPr="00893CD3">
              <w:rPr>
                <w:rFonts w:ascii="DINRoundOT" w:eastAsia="Times New Roman" w:hAnsi="DINRoundOT" w:cs="DINRoundOT"/>
                <w:color w:val="000000"/>
                <w:sz w:val="16"/>
                <w:szCs w:val="16"/>
                <w:lang w:eastAsia="en-US"/>
              </w:rPr>
              <w:t xml:space="preserve"> AM - </w:t>
            </w:r>
            <w:del w:id="71" w:author="Michael Pyrcz" w:date="2019-05-26T13:15:00Z">
              <w:r w:rsidR="00EC490C" w:rsidRPr="00893CD3" w:rsidDel="006D03E4">
                <w:rPr>
                  <w:rFonts w:ascii="DINRoundOT" w:eastAsia="Times New Roman" w:hAnsi="DINRoundOT" w:cs="DINRoundOT"/>
                  <w:color w:val="000000"/>
                  <w:sz w:val="16"/>
                  <w:szCs w:val="16"/>
                  <w:lang w:eastAsia="en-US"/>
                </w:rPr>
                <w:delText>9:30</w:delText>
              </w:r>
            </w:del>
            <w:ins w:id="72" w:author="Michael Pyrcz" w:date="2019-05-26T13:15:00Z">
              <w:r>
                <w:rPr>
                  <w:rFonts w:ascii="DINRoundOT" w:eastAsia="Times New Roman" w:hAnsi="DINRoundOT" w:cs="DINRoundOT"/>
                  <w:color w:val="000000"/>
                  <w:sz w:val="16"/>
                  <w:szCs w:val="16"/>
                  <w:lang w:eastAsia="en-US"/>
                </w:rPr>
                <w:t>12:00</w:t>
              </w:r>
            </w:ins>
            <w:r w:rsidR="00EC490C" w:rsidRPr="00893CD3">
              <w:rPr>
                <w:rFonts w:ascii="DINRoundOT" w:eastAsia="Times New Roman" w:hAnsi="DINRoundOT" w:cs="DINRoundOT"/>
                <w:color w:val="000000"/>
                <w:sz w:val="16"/>
                <w:szCs w:val="16"/>
                <w:lang w:eastAsia="en-US"/>
              </w:rPr>
              <w:t xml:space="preserve"> </w:t>
            </w:r>
            <w:ins w:id="73" w:author="Michael Pyrcz" w:date="2019-05-26T13:15:00Z">
              <w:r>
                <w:rPr>
                  <w:rFonts w:ascii="DINRoundOT" w:eastAsia="Times New Roman" w:hAnsi="DINRoundOT" w:cs="DINRoundOT"/>
                  <w:color w:val="000000"/>
                  <w:sz w:val="16"/>
                  <w:szCs w:val="16"/>
                  <w:lang w:eastAsia="en-US"/>
                </w:rPr>
                <w:t>P</w:t>
              </w:r>
            </w:ins>
            <w:del w:id="74" w:author="Michael Pyrcz" w:date="2019-05-26T13:15:00Z">
              <w:r w:rsidR="00EC490C" w:rsidRPr="00893CD3" w:rsidDel="006D03E4">
                <w:rPr>
                  <w:rFonts w:ascii="DINRoundOT" w:eastAsia="Times New Roman" w:hAnsi="DINRoundOT" w:cs="DINRoundOT"/>
                  <w:color w:val="000000"/>
                  <w:sz w:val="16"/>
                  <w:szCs w:val="16"/>
                  <w:lang w:eastAsia="en-US"/>
                </w:rPr>
                <w:delText>A</w:delText>
              </w:r>
            </w:del>
            <w:r w:rsidR="00EC490C" w:rsidRPr="00893CD3">
              <w:rPr>
                <w:rFonts w:ascii="DINRoundOT" w:eastAsia="Times New Roman" w:hAnsi="DINRoundOT" w:cs="DINRoundOT"/>
                <w:color w:val="000000"/>
                <w:sz w:val="16"/>
                <w:szCs w:val="16"/>
                <w:lang w:eastAsia="en-US"/>
              </w:rPr>
              <w:t>M</w:t>
            </w:r>
          </w:p>
        </w:tc>
        <w:tc>
          <w:tcPr>
            <w:tcW w:w="3140" w:type="dxa"/>
            <w:tcBorders>
              <w:top w:val="nil"/>
              <w:left w:val="nil"/>
              <w:bottom w:val="nil"/>
              <w:right w:val="nil"/>
            </w:tcBorders>
            <w:shd w:val="clear" w:color="auto" w:fill="FFFFFF" w:themeFill="background1"/>
            <w:noWrap/>
            <w:vAlign w:val="center"/>
          </w:tcPr>
          <w:p w14:paraId="30E1E032" w14:textId="6FE3E95A" w:rsidR="00EC490C" w:rsidRPr="00EC490C" w:rsidRDefault="00EC490C" w:rsidP="00EC490C">
            <w:pPr>
              <w:spacing w:after="0" w:line="240" w:lineRule="auto"/>
              <w:rPr>
                <w:rFonts w:ascii="DINRoundOT" w:eastAsia="Times New Roman" w:hAnsi="DINRoundOT" w:cs="DINRoundOT"/>
                <w:color w:val="000000"/>
                <w:sz w:val="16"/>
                <w:szCs w:val="16"/>
                <w:lang w:eastAsia="en-US"/>
              </w:rPr>
            </w:pPr>
            <w:del w:id="75" w:author="Michael Pyrcz" w:date="2019-05-26T13:15:00Z">
              <w:r w:rsidRPr="00893CD3" w:rsidDel="006D03E4">
                <w:rPr>
                  <w:rFonts w:ascii="DINRoundOT" w:eastAsia="Times New Roman" w:hAnsi="DINRoundOT" w:cs="DINRoundOT"/>
                  <w:color w:val="000000"/>
                  <w:sz w:val="16"/>
                  <w:szCs w:val="16"/>
                  <w:lang w:eastAsia="en-US"/>
                </w:rPr>
                <w:delText>Data Inference – Unsupervised Learning</w:delText>
              </w:r>
            </w:del>
            <w:ins w:id="76" w:author="Michael Pyrcz" w:date="2019-05-26T13:15:00Z">
              <w:r w:rsidR="006D03E4">
                <w:rPr>
                  <w:rFonts w:ascii="DINRoundOT" w:eastAsia="Times New Roman" w:hAnsi="DINRoundOT" w:cs="DINRoundOT"/>
                  <w:color w:val="000000"/>
                  <w:sz w:val="16"/>
                  <w:szCs w:val="16"/>
                  <w:lang w:eastAsia="en-US"/>
                </w:rPr>
                <w:t xml:space="preserve"> Feature Engineering</w:t>
              </w:r>
            </w:ins>
            <w:r w:rsidRPr="00893CD3">
              <w:rPr>
                <w:rFonts w:ascii="DINRoundOT" w:eastAsia="Times New Roman" w:hAnsi="DINRoundOT" w:cs="DINRoundOT"/>
                <w:color w:val="000000"/>
                <w:sz w:val="16"/>
                <w:szCs w:val="16"/>
                <w:lang w:eastAsia="en-US"/>
              </w:rPr>
              <w:t xml:space="preserve"> </w:t>
            </w:r>
          </w:p>
        </w:tc>
        <w:tc>
          <w:tcPr>
            <w:tcW w:w="4428" w:type="dxa"/>
            <w:tcBorders>
              <w:top w:val="nil"/>
              <w:left w:val="nil"/>
              <w:bottom w:val="nil"/>
              <w:right w:val="nil"/>
            </w:tcBorders>
            <w:shd w:val="clear" w:color="auto" w:fill="FFFFFF" w:themeFill="background1"/>
            <w:vAlign w:val="center"/>
          </w:tcPr>
          <w:p w14:paraId="64629B87" w14:textId="124AF7CD"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60AF95A6"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26699435"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2F2F2" w:themeFill="background1" w:themeFillShade="F2"/>
            <w:noWrap/>
            <w:vAlign w:val="center"/>
            <w:hideMark/>
          </w:tcPr>
          <w:p w14:paraId="3B678E92" w14:textId="6F71FCEA"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77" w:author="Michael Pyrcz" w:date="2019-05-26T13:15:00Z">
              <w:r w:rsidRPr="00893CD3" w:rsidDel="006D03E4">
                <w:rPr>
                  <w:rFonts w:ascii="DINRoundOT" w:eastAsia="Times New Roman" w:hAnsi="DINRoundOT" w:cs="DINRoundOT"/>
                  <w:color w:val="000000"/>
                  <w:sz w:val="16"/>
                  <w:szCs w:val="16"/>
                  <w:lang w:eastAsia="en-US"/>
                </w:rPr>
                <w:delText>9:45 AM - 11:00 AM</w:delText>
              </w:r>
            </w:del>
            <w:ins w:id="78" w:author="Michael Pyrcz" w:date="2019-05-26T13:16:00Z">
              <w:r w:rsidR="006D03E4" w:rsidRPr="00893CD3">
                <w:rPr>
                  <w:rFonts w:ascii="DINRoundOT" w:eastAsia="Times New Roman" w:hAnsi="DINRoundOT" w:cs="DINRoundOT"/>
                  <w:color w:val="000000"/>
                  <w:sz w:val="16"/>
                  <w:szCs w:val="16"/>
                  <w:lang w:eastAsia="en-US"/>
                </w:rPr>
                <w:t>12:00 PM - 1:00 PM</w:t>
              </w:r>
            </w:ins>
          </w:p>
        </w:tc>
        <w:tc>
          <w:tcPr>
            <w:tcW w:w="3140" w:type="dxa"/>
            <w:tcBorders>
              <w:top w:val="nil"/>
              <w:left w:val="nil"/>
              <w:bottom w:val="nil"/>
              <w:right w:val="nil"/>
            </w:tcBorders>
            <w:shd w:val="clear" w:color="auto" w:fill="F2F2F2" w:themeFill="background1" w:themeFillShade="F2"/>
            <w:noWrap/>
            <w:vAlign w:val="center"/>
            <w:hideMark/>
          </w:tcPr>
          <w:p w14:paraId="0ED53E4D" w14:textId="11642A9D" w:rsidR="00EC490C" w:rsidRPr="00EC490C" w:rsidRDefault="00EC490C" w:rsidP="00EC490C">
            <w:pPr>
              <w:spacing w:after="0" w:line="240" w:lineRule="auto"/>
              <w:rPr>
                <w:rFonts w:ascii="DINRoundOT" w:eastAsia="Times New Roman" w:hAnsi="DINRoundOT" w:cs="DINRoundOT"/>
                <w:color w:val="000000"/>
                <w:sz w:val="16"/>
                <w:szCs w:val="16"/>
                <w:lang w:eastAsia="en-US"/>
              </w:rPr>
            </w:pPr>
            <w:del w:id="79" w:author="Michael Pyrcz" w:date="2019-05-26T13:16:00Z">
              <w:r w:rsidRPr="00893CD3" w:rsidDel="006D03E4">
                <w:rPr>
                  <w:rFonts w:ascii="DINRoundOT" w:eastAsia="Times New Roman" w:hAnsi="DINRoundOT" w:cs="DINRoundOT"/>
                  <w:color w:val="000000"/>
                  <w:sz w:val="16"/>
                  <w:szCs w:val="16"/>
                  <w:lang w:eastAsia="en-US"/>
                </w:rPr>
                <w:delText>Data Interference - Dimension Reduction + Outlier Reduction</w:delText>
              </w:r>
            </w:del>
            <w:ins w:id="80" w:author="Michael Pyrcz" w:date="2019-05-26T13:16:00Z">
              <w:r w:rsidR="006D03E4">
                <w:rPr>
                  <w:rFonts w:ascii="DINRoundOT" w:eastAsia="Times New Roman" w:hAnsi="DINRoundOT" w:cs="DINRoundOT"/>
                  <w:color w:val="000000"/>
                  <w:sz w:val="16"/>
                  <w:szCs w:val="16"/>
                  <w:lang w:eastAsia="en-US"/>
                </w:rPr>
                <w:t>Lunch</w:t>
              </w:r>
            </w:ins>
            <w:r w:rsidRPr="00893CD3" w:rsidDel="00DD6A81">
              <w:rPr>
                <w:rFonts w:ascii="DINRoundOT" w:eastAsia="Times New Roman" w:hAnsi="DINRoundOT" w:cs="DINRoundOT"/>
                <w:color w:val="000000"/>
                <w:sz w:val="16"/>
                <w:szCs w:val="16"/>
                <w:lang w:eastAsia="en-US"/>
              </w:rPr>
              <w:t xml:space="preserve"> </w:t>
            </w:r>
          </w:p>
        </w:tc>
        <w:tc>
          <w:tcPr>
            <w:tcW w:w="4428" w:type="dxa"/>
            <w:tcBorders>
              <w:top w:val="nil"/>
              <w:left w:val="nil"/>
              <w:bottom w:val="nil"/>
              <w:right w:val="nil"/>
            </w:tcBorders>
            <w:shd w:val="clear" w:color="auto" w:fill="F2F2F2" w:themeFill="background1" w:themeFillShade="F2"/>
            <w:vAlign w:val="center"/>
          </w:tcPr>
          <w:p w14:paraId="25C3B97C" w14:textId="69BF8D91"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27B5B9EF"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tcPr>
          <w:p w14:paraId="4B0CE5B5"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FFFFF" w:themeFill="background1"/>
            <w:noWrap/>
            <w:vAlign w:val="center"/>
          </w:tcPr>
          <w:p w14:paraId="48D539E1" w14:textId="38A3192F"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81" w:author="Michael Pyrcz" w:date="2019-05-26T13:16:00Z">
              <w:r w:rsidRPr="00893CD3" w:rsidDel="006D03E4">
                <w:rPr>
                  <w:rFonts w:ascii="DINRoundOT" w:eastAsia="Times New Roman" w:hAnsi="DINRoundOT" w:cs="DINRoundOT"/>
                  <w:color w:val="000000"/>
                  <w:sz w:val="16"/>
                  <w:szCs w:val="16"/>
                  <w:lang w:eastAsia="en-US"/>
                </w:rPr>
                <w:delText>11:00 AM - 12:00 PM</w:delText>
              </w:r>
            </w:del>
            <w:ins w:id="82" w:author="Michael Pyrcz" w:date="2019-05-26T13:16:00Z">
              <w:r w:rsidR="006D03E4">
                <w:rPr>
                  <w:rFonts w:ascii="DINRoundOT" w:eastAsia="Times New Roman" w:hAnsi="DINRoundOT" w:cs="DINRoundOT"/>
                  <w:color w:val="000000"/>
                  <w:sz w:val="16"/>
                  <w:szCs w:val="16"/>
                  <w:lang w:eastAsia="en-US"/>
                </w:rPr>
                <w:t>1:00 – 3:00 PM</w:t>
              </w:r>
            </w:ins>
          </w:p>
        </w:tc>
        <w:tc>
          <w:tcPr>
            <w:tcW w:w="3140" w:type="dxa"/>
            <w:tcBorders>
              <w:top w:val="nil"/>
              <w:left w:val="nil"/>
              <w:bottom w:val="nil"/>
              <w:right w:val="nil"/>
            </w:tcBorders>
            <w:shd w:val="clear" w:color="auto" w:fill="FFFFFF" w:themeFill="background1"/>
            <w:noWrap/>
            <w:vAlign w:val="center"/>
          </w:tcPr>
          <w:p w14:paraId="371A4082" w14:textId="4FCF36EB" w:rsidR="00EC490C" w:rsidRPr="00EC490C" w:rsidRDefault="00EC490C" w:rsidP="00EC490C">
            <w:pPr>
              <w:spacing w:after="0" w:line="240" w:lineRule="auto"/>
              <w:rPr>
                <w:rFonts w:ascii="DINRoundOT" w:eastAsia="Times New Roman" w:hAnsi="DINRoundOT" w:cs="DINRoundOT"/>
                <w:bCs/>
                <w:color w:val="000000"/>
                <w:sz w:val="16"/>
                <w:szCs w:val="16"/>
                <w:lang w:eastAsia="en-US"/>
              </w:rPr>
            </w:pPr>
            <w:del w:id="83" w:author="Michael Pyrcz" w:date="2019-05-26T13:16:00Z">
              <w:r w:rsidRPr="00893CD3" w:rsidDel="006D03E4">
                <w:rPr>
                  <w:rFonts w:ascii="DINRoundOT" w:eastAsia="Times New Roman" w:hAnsi="DINRoundOT" w:cs="DINRoundOT"/>
                  <w:color w:val="000000"/>
                  <w:sz w:val="16"/>
                  <w:szCs w:val="16"/>
                  <w:lang w:eastAsia="en-US"/>
                </w:rPr>
                <w:delText>Data Prediction – Modeling Concepts and Validation</w:delText>
              </w:r>
            </w:del>
            <w:ins w:id="84" w:author="Michael Pyrcz" w:date="2019-05-26T13:16:00Z">
              <w:r w:rsidR="006D03E4">
                <w:rPr>
                  <w:rFonts w:ascii="DINRoundOT" w:eastAsia="Times New Roman" w:hAnsi="DINRoundOT" w:cs="DINRoundOT"/>
                  <w:color w:val="000000"/>
                  <w:sz w:val="16"/>
                  <w:szCs w:val="16"/>
                  <w:lang w:eastAsia="en-US"/>
                </w:rPr>
                <w:t>Spatial Models and Spatial Estimation</w:t>
              </w:r>
            </w:ins>
          </w:p>
        </w:tc>
        <w:tc>
          <w:tcPr>
            <w:tcW w:w="4428" w:type="dxa"/>
            <w:tcBorders>
              <w:top w:val="nil"/>
              <w:left w:val="nil"/>
              <w:bottom w:val="nil"/>
              <w:right w:val="nil"/>
            </w:tcBorders>
            <w:shd w:val="clear" w:color="auto" w:fill="FFFFFF" w:themeFill="background1"/>
            <w:vAlign w:val="center"/>
          </w:tcPr>
          <w:p w14:paraId="052997EB" w14:textId="2C4951C1"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3C5C6513" w14:textId="77777777" w:rsidTr="00893CD3">
        <w:trPr>
          <w:cantSplit/>
          <w:trHeight w:val="242"/>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01AADC12"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2F2F2" w:themeFill="background1" w:themeFillShade="F2"/>
            <w:noWrap/>
            <w:vAlign w:val="center"/>
            <w:hideMark/>
          </w:tcPr>
          <w:p w14:paraId="12C954A4" w14:textId="6A504D48"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85" w:author="Michael Pyrcz" w:date="2019-05-26T13:21:00Z">
              <w:r w:rsidRPr="00893CD3" w:rsidDel="006D03E4">
                <w:rPr>
                  <w:rFonts w:ascii="DINRoundOT" w:eastAsia="Times New Roman" w:hAnsi="DINRoundOT" w:cs="DINRoundOT"/>
                  <w:color w:val="000000"/>
                  <w:sz w:val="16"/>
                  <w:szCs w:val="16"/>
                  <w:lang w:eastAsia="en-US"/>
                </w:rPr>
                <w:delText>12:00 PM - 1:00 PM</w:delText>
              </w:r>
            </w:del>
            <w:ins w:id="86" w:author="Michael Pyrcz" w:date="2019-05-26T13:21:00Z">
              <w:r w:rsidR="006D03E4">
                <w:rPr>
                  <w:rFonts w:ascii="DINRoundOT" w:eastAsia="Times New Roman" w:hAnsi="DINRoundOT" w:cs="DINRoundOT"/>
                  <w:color w:val="000000"/>
                  <w:sz w:val="16"/>
                  <w:szCs w:val="16"/>
                  <w:lang w:eastAsia="en-US"/>
                </w:rPr>
                <w:t>3:00 – 5:00</w:t>
              </w:r>
            </w:ins>
          </w:p>
        </w:tc>
        <w:tc>
          <w:tcPr>
            <w:tcW w:w="3140" w:type="dxa"/>
            <w:tcBorders>
              <w:top w:val="nil"/>
              <w:left w:val="nil"/>
              <w:bottom w:val="nil"/>
              <w:right w:val="nil"/>
            </w:tcBorders>
            <w:shd w:val="clear" w:color="auto" w:fill="F2F2F2" w:themeFill="background1" w:themeFillShade="F2"/>
            <w:noWrap/>
            <w:vAlign w:val="center"/>
            <w:hideMark/>
          </w:tcPr>
          <w:p w14:paraId="50C0D09A" w14:textId="3F04E194" w:rsidR="00EC490C" w:rsidRPr="0080020A" w:rsidRDefault="00EC490C" w:rsidP="00EC490C">
            <w:pPr>
              <w:spacing w:after="0" w:line="240" w:lineRule="auto"/>
              <w:rPr>
                <w:rFonts w:ascii="DINRoundOT" w:eastAsia="Times New Roman" w:hAnsi="DINRoundOT" w:cs="DINRoundOT"/>
                <w:bCs/>
                <w:color w:val="000000"/>
                <w:sz w:val="16"/>
                <w:szCs w:val="16"/>
                <w:lang w:eastAsia="en-US"/>
                <w:rPrChange w:id="87" w:author="Michael Pyrcz" w:date="2019-05-26T13:22:00Z">
                  <w:rPr>
                    <w:rFonts w:ascii="DINRoundOT" w:eastAsia="Times New Roman" w:hAnsi="DINRoundOT" w:cs="DINRoundOT"/>
                    <w:b/>
                    <w:bCs/>
                    <w:color w:val="000000"/>
                    <w:sz w:val="16"/>
                    <w:szCs w:val="16"/>
                    <w:lang w:eastAsia="en-US"/>
                  </w:rPr>
                </w:rPrChange>
              </w:rPr>
            </w:pPr>
            <w:del w:id="88" w:author="Michael Pyrcz" w:date="2019-05-26T13:21:00Z">
              <w:r w:rsidRPr="0080020A" w:rsidDel="006D03E4">
                <w:rPr>
                  <w:rFonts w:ascii="DINRoundOT" w:eastAsia="Times New Roman" w:hAnsi="DINRoundOT" w:cs="DINRoundOT"/>
                  <w:bCs/>
                  <w:color w:val="000000"/>
                  <w:sz w:val="16"/>
                  <w:szCs w:val="16"/>
                  <w:lang w:eastAsia="en-US"/>
                  <w:rPrChange w:id="89" w:author="Michael Pyrcz" w:date="2019-05-26T13:22:00Z">
                    <w:rPr>
                      <w:rFonts w:ascii="DINRoundOT" w:eastAsia="Times New Roman" w:hAnsi="DINRoundOT" w:cs="DINRoundOT"/>
                      <w:b/>
                      <w:bCs/>
                      <w:color w:val="000000"/>
                      <w:sz w:val="16"/>
                      <w:szCs w:val="16"/>
                      <w:lang w:eastAsia="en-US"/>
                    </w:rPr>
                  </w:rPrChange>
                </w:rPr>
                <w:delText>Lunch</w:delText>
              </w:r>
            </w:del>
            <w:ins w:id="90" w:author="Michael Pyrcz" w:date="2019-05-26T13:21:00Z">
              <w:r w:rsidR="006D03E4" w:rsidRPr="0080020A">
                <w:rPr>
                  <w:rFonts w:ascii="DINRoundOT" w:eastAsia="Times New Roman" w:hAnsi="DINRoundOT" w:cs="DINRoundOT"/>
                  <w:bCs/>
                  <w:color w:val="000000"/>
                  <w:sz w:val="16"/>
                  <w:szCs w:val="16"/>
                  <w:lang w:eastAsia="en-US"/>
                  <w:rPrChange w:id="91" w:author="Michael Pyrcz" w:date="2019-05-26T13:22:00Z">
                    <w:rPr>
                      <w:rFonts w:ascii="DINRoundOT" w:eastAsia="Times New Roman" w:hAnsi="DINRoundOT" w:cs="DINRoundOT"/>
                      <w:b/>
                      <w:bCs/>
                      <w:color w:val="000000"/>
                      <w:sz w:val="16"/>
                      <w:szCs w:val="16"/>
                      <w:lang w:eastAsia="en-US"/>
                    </w:rPr>
                  </w:rPrChange>
                </w:rPr>
                <w:t>Building Wor</w:t>
              </w:r>
            </w:ins>
            <w:ins w:id="92" w:author="Michael Pyrcz" w:date="2019-05-26T13:22:00Z">
              <w:r w:rsidR="006D03E4" w:rsidRPr="0080020A">
                <w:rPr>
                  <w:rFonts w:ascii="DINRoundOT" w:eastAsia="Times New Roman" w:hAnsi="DINRoundOT" w:cs="DINRoundOT"/>
                  <w:bCs/>
                  <w:color w:val="000000"/>
                  <w:sz w:val="16"/>
                  <w:szCs w:val="16"/>
                  <w:lang w:eastAsia="en-US"/>
                  <w:rPrChange w:id="93" w:author="Michael Pyrcz" w:date="2019-05-26T13:22:00Z">
                    <w:rPr>
                      <w:rFonts w:ascii="DINRoundOT" w:eastAsia="Times New Roman" w:hAnsi="DINRoundOT" w:cs="DINRoundOT"/>
                      <w:b/>
                      <w:bCs/>
                      <w:color w:val="000000"/>
                      <w:sz w:val="16"/>
                      <w:szCs w:val="16"/>
                      <w:lang w:eastAsia="en-US"/>
                    </w:rPr>
                  </w:rPrChange>
                </w:rPr>
                <w:t>kflows: Putting it Together</w:t>
              </w:r>
            </w:ins>
          </w:p>
        </w:tc>
        <w:tc>
          <w:tcPr>
            <w:tcW w:w="4428" w:type="dxa"/>
            <w:tcBorders>
              <w:top w:val="nil"/>
              <w:left w:val="nil"/>
              <w:bottom w:val="nil"/>
              <w:right w:val="nil"/>
            </w:tcBorders>
            <w:shd w:val="clear" w:color="auto" w:fill="F2F2F2" w:themeFill="background1" w:themeFillShade="F2"/>
            <w:vAlign w:val="center"/>
          </w:tcPr>
          <w:p w14:paraId="100F7732" w14:textId="77777777" w:rsidR="00EC490C" w:rsidRPr="006360CE" w:rsidRDefault="00EC490C" w:rsidP="00EC490C">
            <w:pPr>
              <w:spacing w:after="0" w:line="240" w:lineRule="auto"/>
              <w:rPr>
                <w:rFonts w:ascii="DINRoundOT" w:eastAsia="Times New Roman" w:hAnsi="DINRoundOT" w:cs="DINRoundOT"/>
                <w:b/>
                <w:bCs/>
                <w:color w:val="000000"/>
                <w:sz w:val="16"/>
                <w:szCs w:val="16"/>
                <w:lang w:eastAsia="en-US"/>
              </w:rPr>
            </w:pPr>
          </w:p>
        </w:tc>
      </w:tr>
      <w:tr w:rsidR="00EC490C" w:rsidRPr="006360CE" w14:paraId="09D49349"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3F9E4E50"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FFFFF" w:themeFill="background1"/>
            <w:noWrap/>
            <w:vAlign w:val="center"/>
            <w:hideMark/>
          </w:tcPr>
          <w:p w14:paraId="372F26AF" w14:textId="24482354"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94" w:author="Michael Pyrcz" w:date="2019-05-26T13:22:00Z">
              <w:r w:rsidRPr="00893CD3" w:rsidDel="0080020A">
                <w:rPr>
                  <w:rFonts w:ascii="DINRoundOT" w:eastAsia="Times New Roman" w:hAnsi="DINRoundOT" w:cs="DINRoundOT"/>
                  <w:color w:val="000000"/>
                  <w:sz w:val="16"/>
                  <w:szCs w:val="16"/>
                  <w:lang w:eastAsia="en-US"/>
                </w:rPr>
                <w:delText>1:00 PM - 2:00 PM</w:delText>
              </w:r>
            </w:del>
          </w:p>
        </w:tc>
        <w:tc>
          <w:tcPr>
            <w:tcW w:w="3140" w:type="dxa"/>
            <w:tcBorders>
              <w:top w:val="nil"/>
              <w:left w:val="nil"/>
              <w:bottom w:val="nil"/>
              <w:right w:val="nil"/>
            </w:tcBorders>
            <w:shd w:val="clear" w:color="auto" w:fill="FFFFFF" w:themeFill="background1"/>
            <w:noWrap/>
            <w:vAlign w:val="center"/>
            <w:hideMark/>
          </w:tcPr>
          <w:p w14:paraId="26EBD653" w14:textId="04935C4A" w:rsidR="00EC490C" w:rsidRPr="00EC490C" w:rsidRDefault="00EC490C" w:rsidP="00EC490C">
            <w:pPr>
              <w:spacing w:after="0" w:line="240" w:lineRule="auto"/>
              <w:rPr>
                <w:rFonts w:ascii="DINRoundOT" w:eastAsia="Times New Roman" w:hAnsi="DINRoundOT" w:cs="DINRoundOT"/>
                <w:color w:val="000000"/>
                <w:sz w:val="16"/>
                <w:szCs w:val="16"/>
                <w:lang w:eastAsia="en-US"/>
              </w:rPr>
            </w:pPr>
            <w:del w:id="95" w:author="Michael Pyrcz" w:date="2019-05-26T13:22:00Z">
              <w:r w:rsidRPr="00893CD3" w:rsidDel="0080020A">
                <w:rPr>
                  <w:rFonts w:ascii="DINRoundOT" w:eastAsia="Times New Roman" w:hAnsi="DINRoundOT" w:cs="DINRoundOT"/>
                  <w:color w:val="000000"/>
                  <w:sz w:val="16"/>
                  <w:szCs w:val="16"/>
                  <w:lang w:eastAsia="en-US"/>
                </w:rPr>
                <w:delText>Data Prediction – Supervised Learning and Regression</w:delText>
              </w:r>
            </w:del>
          </w:p>
        </w:tc>
        <w:tc>
          <w:tcPr>
            <w:tcW w:w="4428" w:type="dxa"/>
            <w:tcBorders>
              <w:top w:val="nil"/>
              <w:left w:val="nil"/>
              <w:bottom w:val="nil"/>
              <w:right w:val="nil"/>
            </w:tcBorders>
            <w:shd w:val="clear" w:color="auto" w:fill="FFFFFF" w:themeFill="background1"/>
            <w:vAlign w:val="center"/>
          </w:tcPr>
          <w:p w14:paraId="408A0452" w14:textId="4A26727E"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0CBA1E03"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3B2314A9"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2F2F2" w:themeFill="background1" w:themeFillShade="F2"/>
            <w:noWrap/>
            <w:vAlign w:val="center"/>
            <w:hideMark/>
          </w:tcPr>
          <w:p w14:paraId="4BDC79A0" w14:textId="7E8019F0"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96" w:author="Michael Pyrcz" w:date="2019-05-26T13:22:00Z">
              <w:r w:rsidRPr="00893CD3" w:rsidDel="0080020A">
                <w:rPr>
                  <w:rFonts w:ascii="DINRoundOT" w:eastAsia="Times New Roman" w:hAnsi="DINRoundOT" w:cs="DINRoundOT"/>
                  <w:color w:val="000000"/>
                  <w:sz w:val="16"/>
                  <w:szCs w:val="16"/>
                  <w:lang w:eastAsia="en-US"/>
                </w:rPr>
                <w:delText>2:00 PM - 2:45 PM</w:delText>
              </w:r>
            </w:del>
          </w:p>
        </w:tc>
        <w:tc>
          <w:tcPr>
            <w:tcW w:w="3140" w:type="dxa"/>
            <w:tcBorders>
              <w:top w:val="nil"/>
              <w:left w:val="nil"/>
              <w:bottom w:val="nil"/>
              <w:right w:val="nil"/>
            </w:tcBorders>
            <w:shd w:val="clear" w:color="auto" w:fill="F2F2F2" w:themeFill="background1" w:themeFillShade="F2"/>
            <w:noWrap/>
            <w:vAlign w:val="center"/>
            <w:hideMark/>
          </w:tcPr>
          <w:p w14:paraId="0C1514BE" w14:textId="5314E3F4" w:rsidR="00EC490C" w:rsidRPr="00EC490C" w:rsidRDefault="00EC490C" w:rsidP="00EC490C">
            <w:pPr>
              <w:spacing w:after="0" w:line="240" w:lineRule="auto"/>
              <w:rPr>
                <w:rFonts w:ascii="DINRoundOT" w:eastAsia="Times New Roman" w:hAnsi="DINRoundOT" w:cs="DINRoundOT"/>
                <w:color w:val="000000"/>
                <w:sz w:val="16"/>
                <w:szCs w:val="16"/>
                <w:lang w:eastAsia="en-US"/>
              </w:rPr>
            </w:pPr>
            <w:del w:id="97" w:author="Michael Pyrcz" w:date="2019-05-26T13:22:00Z">
              <w:r w:rsidRPr="00893CD3" w:rsidDel="0080020A">
                <w:rPr>
                  <w:rFonts w:ascii="DINRoundOT" w:eastAsia="Times New Roman" w:hAnsi="DINRoundOT" w:cs="DINRoundOT"/>
                  <w:color w:val="000000"/>
                  <w:sz w:val="16"/>
                  <w:szCs w:val="16"/>
                  <w:lang w:eastAsia="en-US"/>
                </w:rPr>
                <w:delText>Data Prediction – Decision Trees and Random Forests</w:delText>
              </w:r>
            </w:del>
          </w:p>
        </w:tc>
        <w:tc>
          <w:tcPr>
            <w:tcW w:w="4428" w:type="dxa"/>
            <w:tcBorders>
              <w:top w:val="nil"/>
              <w:left w:val="nil"/>
              <w:bottom w:val="nil"/>
              <w:right w:val="nil"/>
            </w:tcBorders>
            <w:shd w:val="clear" w:color="auto" w:fill="F2F2F2" w:themeFill="background1" w:themeFillShade="F2"/>
            <w:vAlign w:val="center"/>
          </w:tcPr>
          <w:p w14:paraId="1FC9687C" w14:textId="7B0368DC"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72BAB437"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5B1E1F12"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FFFFFF" w:themeFill="background1"/>
            <w:noWrap/>
            <w:vAlign w:val="center"/>
            <w:hideMark/>
          </w:tcPr>
          <w:p w14:paraId="2D9AE868" w14:textId="137016E2"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98" w:author="Michael Pyrcz" w:date="2019-05-26T13:22:00Z">
              <w:r w:rsidRPr="00893CD3" w:rsidDel="0080020A">
                <w:rPr>
                  <w:rFonts w:ascii="DINRoundOT" w:eastAsia="Times New Roman" w:hAnsi="DINRoundOT" w:cs="DINRoundOT"/>
                  <w:color w:val="000000"/>
                  <w:sz w:val="16"/>
                  <w:szCs w:val="16"/>
                  <w:lang w:eastAsia="en-US"/>
                </w:rPr>
                <w:delText>3:00 PM - 4:00 PM</w:delText>
              </w:r>
            </w:del>
          </w:p>
        </w:tc>
        <w:tc>
          <w:tcPr>
            <w:tcW w:w="3140" w:type="dxa"/>
            <w:tcBorders>
              <w:top w:val="nil"/>
              <w:left w:val="nil"/>
              <w:bottom w:val="nil"/>
              <w:right w:val="nil"/>
            </w:tcBorders>
            <w:shd w:val="clear" w:color="auto" w:fill="FFFFFF" w:themeFill="background1"/>
            <w:noWrap/>
            <w:vAlign w:val="center"/>
            <w:hideMark/>
          </w:tcPr>
          <w:p w14:paraId="2AD2A2B8" w14:textId="4E2A97F8" w:rsidR="00EC490C" w:rsidRPr="00EC490C" w:rsidRDefault="00EC490C" w:rsidP="00EC490C">
            <w:pPr>
              <w:spacing w:after="0" w:line="240" w:lineRule="auto"/>
              <w:rPr>
                <w:rFonts w:ascii="DINRoundOT" w:eastAsia="Times New Roman" w:hAnsi="DINRoundOT" w:cs="DINRoundOT"/>
                <w:i/>
                <w:color w:val="000000"/>
                <w:sz w:val="16"/>
                <w:szCs w:val="16"/>
                <w:lang w:eastAsia="en-US"/>
              </w:rPr>
            </w:pPr>
            <w:del w:id="99" w:author="Michael Pyrcz" w:date="2019-05-26T13:22:00Z">
              <w:r w:rsidRPr="00893CD3" w:rsidDel="0080020A">
                <w:rPr>
                  <w:rFonts w:ascii="DINRoundOT" w:eastAsia="Times New Roman" w:hAnsi="DINRoundOT" w:cs="DINRoundOT"/>
                  <w:color w:val="000000"/>
                  <w:sz w:val="16"/>
                  <w:szCs w:val="16"/>
                  <w:lang w:eastAsia="en-US"/>
                </w:rPr>
                <w:delText xml:space="preserve">Data Uncertainty – Sources and Model Selection </w:delText>
              </w:r>
            </w:del>
          </w:p>
        </w:tc>
        <w:tc>
          <w:tcPr>
            <w:tcW w:w="4428" w:type="dxa"/>
            <w:tcBorders>
              <w:top w:val="nil"/>
              <w:left w:val="nil"/>
              <w:bottom w:val="nil"/>
              <w:right w:val="nil"/>
            </w:tcBorders>
            <w:shd w:val="clear" w:color="auto" w:fill="FFFFFF" w:themeFill="background1"/>
            <w:vAlign w:val="center"/>
          </w:tcPr>
          <w:p w14:paraId="6DB92483" w14:textId="3E2F5CD4"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5B2241BC" w14:textId="77777777" w:rsidTr="00893CD3">
        <w:trPr>
          <w:cantSplit/>
          <w:trHeight w:val="403"/>
        </w:trPr>
        <w:tc>
          <w:tcPr>
            <w:tcW w:w="660" w:type="dxa"/>
            <w:vMerge/>
            <w:tcBorders>
              <w:top w:val="single" w:sz="4" w:space="0" w:color="auto"/>
              <w:left w:val="single" w:sz="4" w:space="0" w:color="auto"/>
              <w:bottom w:val="single" w:sz="4" w:space="0" w:color="000000"/>
              <w:right w:val="single" w:sz="4" w:space="0" w:color="auto"/>
            </w:tcBorders>
            <w:vAlign w:val="center"/>
            <w:hideMark/>
          </w:tcPr>
          <w:p w14:paraId="7FA0A148"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single" w:sz="4" w:space="0" w:color="auto"/>
              <w:right w:val="nil"/>
            </w:tcBorders>
            <w:shd w:val="clear" w:color="auto" w:fill="F2F2F2" w:themeFill="background1" w:themeFillShade="F2"/>
            <w:noWrap/>
            <w:vAlign w:val="center"/>
            <w:hideMark/>
          </w:tcPr>
          <w:p w14:paraId="5058385F" w14:textId="1C527D82"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del w:id="100" w:author="Michael Pyrcz" w:date="2019-05-26T13:22:00Z">
              <w:r w:rsidRPr="00893CD3" w:rsidDel="0080020A">
                <w:rPr>
                  <w:rFonts w:ascii="DINRoundOT" w:eastAsia="Times New Roman" w:hAnsi="DINRoundOT" w:cs="DINRoundOT"/>
                  <w:color w:val="000000"/>
                  <w:sz w:val="16"/>
                  <w:szCs w:val="16"/>
                  <w:lang w:eastAsia="en-US"/>
                </w:rPr>
                <w:delText>4:15 PM - 6:00 PM</w:delText>
              </w:r>
            </w:del>
          </w:p>
        </w:tc>
        <w:tc>
          <w:tcPr>
            <w:tcW w:w="3140" w:type="dxa"/>
            <w:tcBorders>
              <w:top w:val="nil"/>
              <w:left w:val="nil"/>
              <w:bottom w:val="single" w:sz="4" w:space="0" w:color="auto"/>
              <w:right w:val="nil"/>
            </w:tcBorders>
            <w:shd w:val="clear" w:color="auto" w:fill="F2F2F2" w:themeFill="background1" w:themeFillShade="F2"/>
            <w:noWrap/>
            <w:vAlign w:val="center"/>
            <w:hideMark/>
          </w:tcPr>
          <w:p w14:paraId="63778008" w14:textId="710D0A56" w:rsidR="00EC490C" w:rsidRPr="00EC490C" w:rsidRDefault="00EC490C" w:rsidP="00EC490C">
            <w:pPr>
              <w:spacing w:after="0" w:line="240" w:lineRule="auto"/>
              <w:rPr>
                <w:rFonts w:ascii="DINRoundOT" w:eastAsia="Times New Roman" w:hAnsi="DINRoundOT" w:cs="DINRoundOT"/>
                <w:color w:val="000000"/>
                <w:sz w:val="16"/>
                <w:szCs w:val="16"/>
                <w:lang w:eastAsia="en-US"/>
              </w:rPr>
            </w:pPr>
            <w:del w:id="101" w:author="Michael Pyrcz" w:date="2019-05-26T13:22:00Z">
              <w:r w:rsidRPr="00893CD3" w:rsidDel="0080020A">
                <w:rPr>
                  <w:rFonts w:ascii="DINRoundOT" w:eastAsia="Times New Roman" w:hAnsi="DINRoundOT" w:cs="DINRoundOT"/>
                  <w:color w:val="000000"/>
                  <w:sz w:val="16"/>
                  <w:szCs w:val="16"/>
                  <w:lang w:eastAsia="en-US"/>
                </w:rPr>
                <w:delText>Data Uncertainty – Decision Making</w:delText>
              </w:r>
            </w:del>
          </w:p>
        </w:tc>
        <w:tc>
          <w:tcPr>
            <w:tcW w:w="4428" w:type="dxa"/>
            <w:tcBorders>
              <w:top w:val="nil"/>
              <w:left w:val="nil"/>
              <w:bottom w:val="single" w:sz="4" w:space="0" w:color="auto"/>
              <w:right w:val="nil"/>
            </w:tcBorders>
            <w:shd w:val="clear" w:color="auto" w:fill="F2F2F2" w:themeFill="background1" w:themeFillShade="F2"/>
            <w:vAlign w:val="center"/>
          </w:tcPr>
          <w:p w14:paraId="7A77A5D8" w14:textId="33ABDECD"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2DDE4203" w14:textId="77777777" w:rsidTr="00893CD3">
        <w:trPr>
          <w:cantSplit/>
          <w:trHeight w:val="403"/>
        </w:trPr>
        <w:tc>
          <w:tcPr>
            <w:tcW w:w="660" w:type="dxa"/>
            <w:vMerge w:val="restart"/>
            <w:tcBorders>
              <w:top w:val="nil"/>
              <w:left w:val="single" w:sz="4" w:space="0" w:color="auto"/>
              <w:bottom w:val="single" w:sz="4" w:space="0" w:color="000000"/>
              <w:right w:val="single" w:sz="4" w:space="0" w:color="auto"/>
            </w:tcBorders>
            <w:shd w:val="clear" w:color="000000" w:fill="E7F3DC"/>
            <w:noWrap/>
            <w:textDirection w:val="btLr"/>
            <w:vAlign w:val="center"/>
            <w:hideMark/>
          </w:tcPr>
          <w:p w14:paraId="4C40A349" w14:textId="77777777" w:rsidR="00EC490C" w:rsidRPr="006360CE" w:rsidRDefault="00EC490C" w:rsidP="00EC490C">
            <w:pPr>
              <w:spacing w:after="0" w:line="240" w:lineRule="auto"/>
              <w:jc w:val="center"/>
              <w:rPr>
                <w:rFonts w:ascii="DINRoundOT" w:eastAsia="Times New Roman" w:hAnsi="DINRoundOT" w:cs="DINRoundOT"/>
                <w:b/>
                <w:bCs/>
                <w:sz w:val="32"/>
                <w:szCs w:val="32"/>
                <w:lang w:eastAsia="en-US"/>
              </w:rPr>
            </w:pPr>
            <w:r w:rsidRPr="006360CE">
              <w:rPr>
                <w:rFonts w:ascii="DINRoundOT" w:eastAsia="Times New Roman" w:hAnsi="DINRoundOT" w:cs="DINRoundOT"/>
                <w:b/>
                <w:bCs/>
                <w:sz w:val="32"/>
                <w:szCs w:val="32"/>
                <w:lang w:eastAsia="en-US"/>
              </w:rPr>
              <w:t>Day 2</w:t>
            </w:r>
          </w:p>
        </w:tc>
        <w:tc>
          <w:tcPr>
            <w:tcW w:w="1775" w:type="dxa"/>
            <w:tcBorders>
              <w:top w:val="single" w:sz="4" w:space="0" w:color="auto"/>
              <w:left w:val="nil"/>
              <w:bottom w:val="nil"/>
              <w:right w:val="nil"/>
            </w:tcBorders>
            <w:shd w:val="clear" w:color="auto" w:fill="auto"/>
            <w:noWrap/>
            <w:vAlign w:val="center"/>
            <w:hideMark/>
          </w:tcPr>
          <w:p w14:paraId="66C50720" w14:textId="5E3B677F"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8:00 AM - 9:00 AM</w:t>
            </w:r>
          </w:p>
        </w:tc>
        <w:tc>
          <w:tcPr>
            <w:tcW w:w="3140" w:type="dxa"/>
            <w:tcBorders>
              <w:top w:val="single" w:sz="4" w:space="0" w:color="auto"/>
              <w:left w:val="nil"/>
              <w:bottom w:val="nil"/>
              <w:right w:val="nil"/>
            </w:tcBorders>
            <w:shd w:val="clear" w:color="auto" w:fill="auto"/>
            <w:noWrap/>
            <w:vAlign w:val="center"/>
            <w:hideMark/>
          </w:tcPr>
          <w:p w14:paraId="2FAF4E23" w14:textId="643C623D" w:rsidR="00EC490C" w:rsidRPr="00EC490C" w:rsidRDefault="00EC490C" w:rsidP="00EC490C">
            <w:pPr>
              <w:spacing w:after="0" w:line="240" w:lineRule="auto"/>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Day 1 Review – Data Preparation,</w:t>
            </w:r>
            <w:ins w:id="102" w:author="Michael Pyrcz" w:date="2019-05-26T13:23:00Z">
              <w:r w:rsidR="00BD3312">
                <w:rPr>
                  <w:rFonts w:ascii="DINRoundOT" w:eastAsia="Times New Roman" w:hAnsi="DINRoundOT" w:cs="DINRoundOT"/>
                  <w:color w:val="000000"/>
                  <w:sz w:val="16"/>
                  <w:szCs w:val="16"/>
                  <w:lang w:eastAsia="en-US"/>
                </w:rPr>
                <w:t xml:space="preserve"> Feature Engineering, Spatial Models</w:t>
              </w:r>
            </w:ins>
            <w:del w:id="103" w:author="Michael Pyrcz" w:date="2019-05-26T13:23:00Z">
              <w:r w:rsidRPr="00893CD3" w:rsidDel="00BD3312">
                <w:rPr>
                  <w:rFonts w:ascii="DINRoundOT" w:eastAsia="Times New Roman" w:hAnsi="DINRoundOT" w:cs="DINRoundOT"/>
                  <w:color w:val="000000"/>
                  <w:sz w:val="16"/>
                  <w:szCs w:val="16"/>
                  <w:lang w:eastAsia="en-US"/>
                </w:rPr>
                <w:delText xml:space="preserve"> </w:delText>
              </w:r>
              <w:r w:rsidRPr="00893CD3" w:rsidDel="00E97A48">
                <w:rPr>
                  <w:rFonts w:ascii="DINRoundOT" w:eastAsia="Times New Roman" w:hAnsi="DINRoundOT" w:cs="DINRoundOT"/>
                  <w:color w:val="000000"/>
                  <w:sz w:val="16"/>
                  <w:szCs w:val="16"/>
                  <w:lang w:eastAsia="en-US"/>
                </w:rPr>
                <w:delText xml:space="preserve">Interference, and Uncertainty  </w:delText>
              </w:r>
            </w:del>
          </w:p>
        </w:tc>
        <w:tc>
          <w:tcPr>
            <w:tcW w:w="4428" w:type="dxa"/>
            <w:tcBorders>
              <w:top w:val="single" w:sz="4" w:space="0" w:color="auto"/>
              <w:left w:val="nil"/>
              <w:bottom w:val="nil"/>
              <w:right w:val="nil"/>
            </w:tcBorders>
            <w:vAlign w:val="center"/>
          </w:tcPr>
          <w:p w14:paraId="735563B0" w14:textId="29AB2CCA"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40A43516"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4297364C"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000000" w:fill="F2F2F2"/>
            <w:noWrap/>
            <w:vAlign w:val="center"/>
            <w:hideMark/>
          </w:tcPr>
          <w:p w14:paraId="3E0AC6D8" w14:textId="68DA3ABB"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9:00 AM - 10:00 AM</w:t>
            </w:r>
          </w:p>
        </w:tc>
        <w:tc>
          <w:tcPr>
            <w:tcW w:w="3140" w:type="dxa"/>
            <w:tcBorders>
              <w:top w:val="nil"/>
              <w:left w:val="nil"/>
              <w:bottom w:val="nil"/>
              <w:right w:val="nil"/>
            </w:tcBorders>
            <w:shd w:val="clear" w:color="000000" w:fill="F2F2F2"/>
            <w:noWrap/>
            <w:vAlign w:val="center"/>
            <w:hideMark/>
          </w:tcPr>
          <w:p w14:paraId="3E7B2004" w14:textId="6BDAA8B7" w:rsidR="00EC490C" w:rsidRPr="00EC490C" w:rsidRDefault="00B62ACE" w:rsidP="00EC490C">
            <w:pPr>
              <w:spacing w:after="0" w:line="240" w:lineRule="auto"/>
              <w:rPr>
                <w:rFonts w:ascii="DINRoundOT" w:eastAsia="Times New Roman" w:hAnsi="DINRoundOT" w:cs="DINRoundOT"/>
                <w:color w:val="000000"/>
                <w:sz w:val="16"/>
                <w:szCs w:val="16"/>
                <w:lang w:eastAsia="en-US"/>
              </w:rPr>
            </w:pPr>
            <w:ins w:id="104" w:author="Michael Pyrcz" w:date="2019-05-26T13:24:00Z">
              <w:r>
                <w:rPr>
                  <w:rFonts w:ascii="DINRoundOT" w:eastAsia="Times New Roman" w:hAnsi="DINRoundOT" w:cs="DINRoundOT"/>
                  <w:color w:val="000000"/>
                  <w:sz w:val="16"/>
                  <w:szCs w:val="16"/>
                  <w:lang w:eastAsia="en-US"/>
                </w:rPr>
                <w:t>Introduction to Machine Learning</w:t>
              </w:r>
            </w:ins>
            <w:del w:id="105" w:author="Michael Pyrcz" w:date="2019-05-26T13:24:00Z">
              <w:r w:rsidR="00EC490C" w:rsidRPr="00893CD3" w:rsidDel="00E97A48">
                <w:rPr>
                  <w:rFonts w:ascii="DINRoundOT" w:eastAsia="Times New Roman" w:hAnsi="DINRoundOT" w:cs="DINRoundOT"/>
                  <w:color w:val="000000"/>
                  <w:sz w:val="16"/>
                  <w:szCs w:val="16"/>
                  <w:lang w:eastAsia="en-US"/>
                </w:rPr>
                <w:delText xml:space="preserve">What is Big Data? </w:delText>
              </w:r>
            </w:del>
          </w:p>
        </w:tc>
        <w:tc>
          <w:tcPr>
            <w:tcW w:w="4428" w:type="dxa"/>
            <w:tcBorders>
              <w:top w:val="nil"/>
              <w:left w:val="nil"/>
              <w:bottom w:val="nil"/>
              <w:right w:val="nil"/>
            </w:tcBorders>
            <w:shd w:val="clear" w:color="000000" w:fill="F2F2F2"/>
            <w:vAlign w:val="center"/>
          </w:tcPr>
          <w:p w14:paraId="1488013D" w14:textId="24AB7ED8"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091E2D0A"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7695621C"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auto"/>
            <w:noWrap/>
            <w:vAlign w:val="center"/>
            <w:hideMark/>
          </w:tcPr>
          <w:p w14:paraId="5BE1B332" w14:textId="265A034F"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10:00 AM - 11:00 AM</w:t>
            </w:r>
          </w:p>
        </w:tc>
        <w:tc>
          <w:tcPr>
            <w:tcW w:w="3140" w:type="dxa"/>
            <w:tcBorders>
              <w:top w:val="nil"/>
              <w:left w:val="nil"/>
              <w:bottom w:val="nil"/>
              <w:right w:val="nil"/>
            </w:tcBorders>
            <w:shd w:val="clear" w:color="auto" w:fill="auto"/>
            <w:noWrap/>
            <w:vAlign w:val="center"/>
            <w:hideMark/>
          </w:tcPr>
          <w:p w14:paraId="4D38C8DB" w14:textId="5EFAFE9C" w:rsidR="00EC490C" w:rsidRPr="00EC490C" w:rsidRDefault="00A91135" w:rsidP="00EC490C">
            <w:pPr>
              <w:spacing w:after="0" w:line="240" w:lineRule="auto"/>
              <w:rPr>
                <w:rFonts w:ascii="DINRoundOT" w:eastAsia="Times New Roman" w:hAnsi="DINRoundOT" w:cs="DINRoundOT"/>
                <w:color w:val="000000"/>
                <w:sz w:val="16"/>
                <w:szCs w:val="16"/>
                <w:lang w:eastAsia="en-US"/>
              </w:rPr>
            </w:pPr>
            <w:ins w:id="106" w:author="Michael Pyrcz" w:date="2019-05-26T13:26:00Z">
              <w:r>
                <w:rPr>
                  <w:rFonts w:ascii="DINRoundOT" w:eastAsia="Times New Roman" w:hAnsi="DINRoundOT" w:cs="DINRoundOT"/>
                  <w:color w:val="000000"/>
                  <w:sz w:val="16"/>
                  <w:szCs w:val="16"/>
                  <w:lang w:eastAsia="en-US"/>
                </w:rPr>
                <w:t>Inference</w:t>
              </w:r>
              <w:r w:rsidR="000E3815">
                <w:rPr>
                  <w:rFonts w:ascii="DINRoundOT" w:eastAsia="Times New Roman" w:hAnsi="DINRoundOT" w:cs="DINRoundOT"/>
                  <w:color w:val="000000"/>
                  <w:sz w:val="16"/>
                  <w:szCs w:val="16"/>
                  <w:lang w:eastAsia="en-US"/>
                </w:rPr>
                <w:t xml:space="preserve">: </w:t>
              </w:r>
            </w:ins>
            <w:ins w:id="107" w:author="Michael Pyrcz" w:date="2019-05-26T13:25:00Z">
              <w:r w:rsidR="00FC5421">
                <w:rPr>
                  <w:rFonts w:ascii="DINRoundOT" w:eastAsia="Times New Roman" w:hAnsi="DINRoundOT" w:cs="DINRoundOT"/>
                  <w:color w:val="000000"/>
                  <w:sz w:val="16"/>
                  <w:szCs w:val="16"/>
                  <w:lang w:eastAsia="en-US"/>
                </w:rPr>
                <w:t>Dimensionality Reduction</w:t>
              </w:r>
            </w:ins>
            <w:del w:id="108" w:author="Michael Pyrcz" w:date="2019-05-26T13:25:00Z">
              <w:r w:rsidR="00EC490C" w:rsidRPr="00893CD3" w:rsidDel="00FC5421">
                <w:rPr>
                  <w:rFonts w:ascii="DINRoundOT" w:eastAsia="Times New Roman" w:hAnsi="DINRoundOT" w:cs="DINRoundOT"/>
                  <w:color w:val="000000"/>
                  <w:sz w:val="16"/>
                  <w:szCs w:val="16"/>
                  <w:lang w:eastAsia="en-US"/>
                </w:rPr>
                <w:delText>Dask</w:delText>
              </w:r>
            </w:del>
          </w:p>
        </w:tc>
        <w:tc>
          <w:tcPr>
            <w:tcW w:w="4428" w:type="dxa"/>
            <w:tcBorders>
              <w:top w:val="nil"/>
              <w:left w:val="nil"/>
              <w:bottom w:val="nil"/>
              <w:right w:val="nil"/>
            </w:tcBorders>
            <w:vAlign w:val="center"/>
          </w:tcPr>
          <w:p w14:paraId="167E5F64" w14:textId="5EF7EA4C"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0AE225EC"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65B28477"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000000" w:fill="F2F2F2"/>
            <w:noWrap/>
            <w:vAlign w:val="center"/>
            <w:hideMark/>
          </w:tcPr>
          <w:p w14:paraId="0C90AD0A" w14:textId="001D2253"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11:00 AM - 12:00 PM</w:t>
            </w:r>
          </w:p>
        </w:tc>
        <w:tc>
          <w:tcPr>
            <w:tcW w:w="3140" w:type="dxa"/>
            <w:tcBorders>
              <w:top w:val="nil"/>
              <w:left w:val="nil"/>
              <w:bottom w:val="nil"/>
              <w:right w:val="nil"/>
            </w:tcBorders>
            <w:shd w:val="clear" w:color="000000" w:fill="F2F2F2"/>
            <w:noWrap/>
            <w:vAlign w:val="center"/>
            <w:hideMark/>
          </w:tcPr>
          <w:p w14:paraId="254B0A03" w14:textId="62567348" w:rsidR="00EC490C" w:rsidRPr="00EC490C" w:rsidRDefault="000E3815" w:rsidP="00EC490C">
            <w:pPr>
              <w:spacing w:after="0" w:line="240" w:lineRule="auto"/>
              <w:rPr>
                <w:rFonts w:ascii="DINRoundOT" w:eastAsia="Times New Roman" w:hAnsi="DINRoundOT" w:cs="DINRoundOT"/>
                <w:color w:val="000000"/>
                <w:sz w:val="16"/>
                <w:szCs w:val="16"/>
                <w:lang w:eastAsia="en-US"/>
              </w:rPr>
            </w:pPr>
            <w:ins w:id="109" w:author="Michael Pyrcz" w:date="2019-05-26T13:26:00Z">
              <w:r>
                <w:rPr>
                  <w:rFonts w:ascii="DINRoundOT" w:eastAsia="Times New Roman" w:hAnsi="DINRoundOT" w:cs="DINRoundOT"/>
                  <w:color w:val="000000"/>
                  <w:sz w:val="16"/>
                  <w:szCs w:val="16"/>
                  <w:lang w:eastAsia="en-US"/>
                </w:rPr>
                <w:t xml:space="preserve">Inference: </w:t>
              </w:r>
            </w:ins>
            <w:ins w:id="110" w:author="Michael Pyrcz" w:date="2019-05-26T13:25:00Z">
              <w:r w:rsidR="00A91135">
                <w:rPr>
                  <w:rFonts w:ascii="DINRoundOT" w:eastAsia="Times New Roman" w:hAnsi="DINRoundOT" w:cs="DINRoundOT"/>
                  <w:color w:val="000000"/>
                  <w:sz w:val="16"/>
                  <w:szCs w:val="16"/>
                  <w:lang w:eastAsia="en-US"/>
                </w:rPr>
                <w:t>Clustering</w:t>
              </w:r>
            </w:ins>
            <w:del w:id="111" w:author="Michael Pyrcz" w:date="2019-05-26T13:25:00Z">
              <w:r w:rsidR="00EC490C" w:rsidRPr="00893CD3" w:rsidDel="00FC5421">
                <w:rPr>
                  <w:rFonts w:ascii="DINRoundOT" w:eastAsia="Times New Roman" w:hAnsi="DINRoundOT" w:cs="DINRoundOT"/>
                  <w:color w:val="000000"/>
                  <w:sz w:val="16"/>
                  <w:szCs w:val="16"/>
                  <w:lang w:eastAsia="en-US"/>
                </w:rPr>
                <w:delText>Torch</w:delText>
              </w:r>
            </w:del>
          </w:p>
        </w:tc>
        <w:tc>
          <w:tcPr>
            <w:tcW w:w="4428" w:type="dxa"/>
            <w:tcBorders>
              <w:top w:val="nil"/>
              <w:left w:val="nil"/>
              <w:bottom w:val="nil"/>
              <w:right w:val="nil"/>
            </w:tcBorders>
            <w:shd w:val="clear" w:color="000000" w:fill="F2F2F2"/>
            <w:vAlign w:val="center"/>
          </w:tcPr>
          <w:p w14:paraId="4ACBE377" w14:textId="673C71D9"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661DE5EE" w14:textId="77777777" w:rsidTr="00893CD3">
        <w:trPr>
          <w:cantSplit/>
          <w:trHeight w:val="197"/>
        </w:trPr>
        <w:tc>
          <w:tcPr>
            <w:tcW w:w="660" w:type="dxa"/>
            <w:vMerge/>
            <w:tcBorders>
              <w:top w:val="nil"/>
              <w:left w:val="single" w:sz="4" w:space="0" w:color="auto"/>
              <w:bottom w:val="single" w:sz="4" w:space="0" w:color="000000"/>
              <w:right w:val="single" w:sz="4" w:space="0" w:color="auto"/>
            </w:tcBorders>
            <w:vAlign w:val="center"/>
            <w:hideMark/>
          </w:tcPr>
          <w:p w14:paraId="20D59279"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auto"/>
            <w:noWrap/>
            <w:vAlign w:val="center"/>
            <w:hideMark/>
          </w:tcPr>
          <w:p w14:paraId="3C60E73A" w14:textId="5FAE8DD8"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12:00 PM - 1:00 PM</w:t>
            </w:r>
          </w:p>
        </w:tc>
        <w:tc>
          <w:tcPr>
            <w:tcW w:w="3140" w:type="dxa"/>
            <w:tcBorders>
              <w:top w:val="nil"/>
              <w:left w:val="nil"/>
              <w:bottom w:val="nil"/>
              <w:right w:val="nil"/>
            </w:tcBorders>
            <w:shd w:val="clear" w:color="auto" w:fill="auto"/>
            <w:noWrap/>
            <w:vAlign w:val="center"/>
            <w:hideMark/>
          </w:tcPr>
          <w:p w14:paraId="6C93698B" w14:textId="6349265E" w:rsidR="00EC490C" w:rsidRPr="00EC490C" w:rsidRDefault="00EC490C" w:rsidP="00EC490C">
            <w:pPr>
              <w:spacing w:after="0" w:line="240" w:lineRule="auto"/>
              <w:rPr>
                <w:rFonts w:ascii="DINRoundOT" w:eastAsia="Times New Roman" w:hAnsi="DINRoundOT" w:cs="DINRoundOT"/>
                <w:b/>
                <w:bCs/>
                <w:color w:val="000000"/>
                <w:sz w:val="16"/>
                <w:szCs w:val="16"/>
                <w:lang w:eastAsia="en-US"/>
              </w:rPr>
            </w:pPr>
            <w:r w:rsidRPr="00893CD3">
              <w:rPr>
                <w:rFonts w:ascii="DINRoundOT" w:eastAsia="Times New Roman" w:hAnsi="DINRoundOT" w:cs="DINRoundOT"/>
                <w:b/>
                <w:bCs/>
                <w:color w:val="000000"/>
                <w:sz w:val="16"/>
                <w:szCs w:val="16"/>
                <w:lang w:eastAsia="en-US"/>
              </w:rPr>
              <w:t>Lunch</w:t>
            </w:r>
          </w:p>
        </w:tc>
        <w:tc>
          <w:tcPr>
            <w:tcW w:w="4428" w:type="dxa"/>
            <w:tcBorders>
              <w:top w:val="nil"/>
              <w:left w:val="nil"/>
              <w:bottom w:val="nil"/>
              <w:right w:val="nil"/>
            </w:tcBorders>
            <w:vAlign w:val="center"/>
          </w:tcPr>
          <w:p w14:paraId="6E44F2A7" w14:textId="77777777" w:rsidR="00EC490C" w:rsidRPr="006360CE" w:rsidRDefault="00EC490C" w:rsidP="00EC490C">
            <w:pPr>
              <w:spacing w:after="0" w:line="240" w:lineRule="auto"/>
              <w:rPr>
                <w:rFonts w:ascii="DINRoundOT" w:eastAsia="Times New Roman" w:hAnsi="DINRoundOT" w:cs="DINRoundOT"/>
                <w:b/>
                <w:bCs/>
                <w:color w:val="000000"/>
                <w:sz w:val="16"/>
                <w:szCs w:val="16"/>
                <w:lang w:eastAsia="en-US"/>
              </w:rPr>
            </w:pPr>
          </w:p>
        </w:tc>
      </w:tr>
      <w:tr w:rsidR="00EC490C" w:rsidRPr="006360CE" w14:paraId="66E06A60"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240ABFA4"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000000" w:fill="F2F2F2"/>
            <w:noWrap/>
            <w:vAlign w:val="center"/>
            <w:hideMark/>
          </w:tcPr>
          <w:p w14:paraId="4B66CACC" w14:textId="45FA81AA"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1:00 PM - 2:00 PM</w:t>
            </w:r>
          </w:p>
        </w:tc>
        <w:tc>
          <w:tcPr>
            <w:tcW w:w="3140" w:type="dxa"/>
            <w:tcBorders>
              <w:top w:val="nil"/>
              <w:left w:val="nil"/>
              <w:bottom w:val="nil"/>
              <w:right w:val="nil"/>
            </w:tcBorders>
            <w:shd w:val="clear" w:color="000000" w:fill="F2F2F2"/>
            <w:noWrap/>
            <w:vAlign w:val="center"/>
            <w:hideMark/>
          </w:tcPr>
          <w:p w14:paraId="39A12A16" w14:textId="7C5E4584" w:rsidR="00EC490C" w:rsidRPr="00EC490C" w:rsidRDefault="000E3815" w:rsidP="00EC490C">
            <w:pPr>
              <w:spacing w:after="0" w:line="240" w:lineRule="auto"/>
              <w:rPr>
                <w:rFonts w:ascii="DINRoundOT" w:eastAsia="Times New Roman" w:hAnsi="DINRoundOT" w:cs="DINRoundOT"/>
                <w:color w:val="000000"/>
                <w:sz w:val="16"/>
                <w:szCs w:val="16"/>
                <w:lang w:eastAsia="en-US"/>
              </w:rPr>
            </w:pPr>
            <w:ins w:id="112" w:author="Michael Pyrcz" w:date="2019-05-26T13:26:00Z">
              <w:r>
                <w:rPr>
                  <w:rFonts w:ascii="DINRoundOT" w:eastAsia="Times New Roman" w:hAnsi="DINRoundOT" w:cs="DINRoundOT"/>
                  <w:color w:val="000000"/>
                  <w:sz w:val="16"/>
                  <w:szCs w:val="16"/>
                  <w:lang w:eastAsia="en-US"/>
                </w:rPr>
                <w:t>Prediction</w:t>
              </w:r>
            </w:ins>
            <w:ins w:id="113" w:author="Michael Pyrcz" w:date="2019-05-26T13:27:00Z">
              <w:r w:rsidR="00063F9D">
                <w:rPr>
                  <w:rFonts w:ascii="DINRoundOT" w:eastAsia="Times New Roman" w:hAnsi="DINRoundOT" w:cs="DINRoundOT"/>
                  <w:color w:val="000000"/>
                  <w:sz w:val="16"/>
                  <w:szCs w:val="16"/>
                  <w:lang w:eastAsia="en-US"/>
                </w:rPr>
                <w:t xml:space="preserve">: </w:t>
              </w:r>
            </w:ins>
            <w:ins w:id="114" w:author="Michael Pyrcz" w:date="2019-05-26T13:26:00Z">
              <w:r>
                <w:rPr>
                  <w:rFonts w:ascii="DINRoundOT" w:eastAsia="Times New Roman" w:hAnsi="DINRoundOT" w:cs="DINRoundOT"/>
                  <w:color w:val="000000"/>
                  <w:sz w:val="16"/>
                  <w:szCs w:val="16"/>
                  <w:lang w:eastAsia="en-US"/>
                </w:rPr>
                <w:t>Tree-based Regression</w:t>
              </w:r>
            </w:ins>
            <w:del w:id="115" w:author="Michael Pyrcz" w:date="2019-05-26T13:26:00Z">
              <w:r w:rsidR="00EC490C" w:rsidRPr="00893CD3" w:rsidDel="000E3815">
                <w:rPr>
                  <w:rFonts w:ascii="DINRoundOT" w:eastAsia="Times New Roman" w:hAnsi="DINRoundOT" w:cs="DINRoundOT"/>
                  <w:color w:val="000000"/>
                  <w:sz w:val="16"/>
                  <w:szCs w:val="16"/>
                  <w:lang w:eastAsia="en-US"/>
                </w:rPr>
                <w:delText>TensorFlow</w:delText>
              </w:r>
            </w:del>
          </w:p>
        </w:tc>
        <w:tc>
          <w:tcPr>
            <w:tcW w:w="4428" w:type="dxa"/>
            <w:tcBorders>
              <w:top w:val="nil"/>
              <w:left w:val="nil"/>
              <w:bottom w:val="nil"/>
              <w:right w:val="nil"/>
            </w:tcBorders>
            <w:shd w:val="clear" w:color="000000" w:fill="F2F2F2"/>
            <w:vAlign w:val="center"/>
          </w:tcPr>
          <w:p w14:paraId="76D8667B" w14:textId="192B6FE1"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2185B945"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4A5DE214"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auto" w:fill="auto"/>
            <w:noWrap/>
            <w:vAlign w:val="center"/>
            <w:hideMark/>
          </w:tcPr>
          <w:p w14:paraId="0EB7071D" w14:textId="067FCFA9"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2:00 PM - 3:00 PM</w:t>
            </w:r>
          </w:p>
        </w:tc>
        <w:tc>
          <w:tcPr>
            <w:tcW w:w="3140" w:type="dxa"/>
            <w:tcBorders>
              <w:top w:val="nil"/>
              <w:left w:val="nil"/>
              <w:bottom w:val="nil"/>
              <w:right w:val="nil"/>
            </w:tcBorders>
            <w:shd w:val="clear" w:color="auto" w:fill="auto"/>
            <w:noWrap/>
            <w:vAlign w:val="center"/>
            <w:hideMark/>
          </w:tcPr>
          <w:p w14:paraId="1E98A1F4" w14:textId="3CEC0548" w:rsidR="00EC490C" w:rsidRPr="00EC490C" w:rsidRDefault="00C612AA" w:rsidP="00EC490C">
            <w:pPr>
              <w:spacing w:after="0" w:line="240" w:lineRule="auto"/>
              <w:rPr>
                <w:rFonts w:ascii="DINRoundOT" w:eastAsia="Times New Roman" w:hAnsi="DINRoundOT" w:cs="DINRoundOT"/>
                <w:color w:val="000000"/>
                <w:sz w:val="16"/>
                <w:szCs w:val="16"/>
                <w:lang w:eastAsia="en-US"/>
              </w:rPr>
            </w:pPr>
            <w:ins w:id="116" w:author="Michael Pyrcz" w:date="2019-05-26T13:28:00Z">
              <w:r>
                <w:rPr>
                  <w:rFonts w:ascii="DINRoundOT" w:eastAsia="Times New Roman" w:hAnsi="DINRoundOT" w:cs="DINRoundOT"/>
                  <w:color w:val="000000"/>
                  <w:sz w:val="16"/>
                  <w:szCs w:val="16"/>
                  <w:lang w:eastAsia="en-US"/>
                </w:rPr>
                <w:t>Prediction</w:t>
              </w:r>
            </w:ins>
            <w:ins w:id="117" w:author="Michael Pyrcz" w:date="2019-05-26T13:27:00Z">
              <w:r w:rsidR="00063F9D">
                <w:rPr>
                  <w:rFonts w:ascii="DINRoundOT" w:eastAsia="Times New Roman" w:hAnsi="DINRoundOT" w:cs="DINRoundOT"/>
                  <w:color w:val="000000"/>
                  <w:sz w:val="16"/>
                  <w:szCs w:val="16"/>
                  <w:lang w:eastAsia="en-US"/>
                </w:rPr>
                <w:t xml:space="preserve">: Support Vector Machines </w:t>
              </w:r>
            </w:ins>
            <w:ins w:id="118" w:author="Michael Pyrcz" w:date="2019-05-26T13:28:00Z">
              <w:r w:rsidR="001252A2">
                <w:rPr>
                  <w:rFonts w:ascii="DINRoundOT" w:eastAsia="Times New Roman" w:hAnsi="DINRoundOT" w:cs="DINRoundOT"/>
                  <w:color w:val="000000"/>
                  <w:sz w:val="16"/>
                  <w:szCs w:val="16"/>
                  <w:lang w:eastAsia="en-US"/>
                </w:rPr>
                <w:t>and Neural Network</w:t>
              </w:r>
            </w:ins>
            <w:ins w:id="119" w:author="Michael Pyrcz" w:date="2019-05-26T13:29:00Z">
              <w:r w:rsidR="001252A2">
                <w:rPr>
                  <w:rFonts w:ascii="DINRoundOT" w:eastAsia="Times New Roman" w:hAnsi="DINRoundOT" w:cs="DINRoundOT"/>
                  <w:color w:val="000000"/>
                  <w:sz w:val="16"/>
                  <w:szCs w:val="16"/>
                  <w:lang w:eastAsia="en-US"/>
                </w:rPr>
                <w:t>s</w:t>
              </w:r>
            </w:ins>
            <w:del w:id="120" w:author="Michael Pyrcz" w:date="2019-05-26T13:26:00Z">
              <w:r w:rsidR="00EC490C" w:rsidRPr="00893CD3" w:rsidDel="000E3815">
                <w:rPr>
                  <w:rFonts w:ascii="DINRoundOT" w:eastAsia="Times New Roman" w:hAnsi="DINRoundOT" w:cs="DINRoundOT"/>
                  <w:color w:val="000000"/>
                  <w:sz w:val="16"/>
                  <w:szCs w:val="16"/>
                  <w:lang w:eastAsia="en-US"/>
                </w:rPr>
                <w:delText>Apache Spark</w:delText>
              </w:r>
            </w:del>
          </w:p>
        </w:tc>
        <w:tc>
          <w:tcPr>
            <w:tcW w:w="4428" w:type="dxa"/>
            <w:tcBorders>
              <w:top w:val="nil"/>
              <w:left w:val="nil"/>
              <w:bottom w:val="nil"/>
              <w:right w:val="nil"/>
            </w:tcBorders>
            <w:vAlign w:val="center"/>
          </w:tcPr>
          <w:p w14:paraId="6089CCE1" w14:textId="77777777" w:rsidR="00EC490C" w:rsidRPr="006360CE" w:rsidRDefault="00EC490C" w:rsidP="00EC490C">
            <w:pPr>
              <w:spacing w:after="0" w:line="240" w:lineRule="auto"/>
              <w:rPr>
                <w:rFonts w:ascii="DINRoundOT" w:eastAsia="Times New Roman" w:hAnsi="DINRoundOT" w:cs="DINRoundOT"/>
                <w:color w:val="000000"/>
                <w:sz w:val="16"/>
                <w:szCs w:val="16"/>
                <w:lang w:eastAsia="en-US"/>
              </w:rPr>
            </w:pPr>
            <w:bookmarkStart w:id="121" w:name="_GoBack"/>
            <w:bookmarkEnd w:id="121"/>
          </w:p>
        </w:tc>
      </w:tr>
      <w:tr w:rsidR="00EC490C" w:rsidRPr="006360CE" w14:paraId="2D7533AB"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22214444"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nil"/>
              <w:right w:val="nil"/>
            </w:tcBorders>
            <w:shd w:val="clear" w:color="000000" w:fill="F2F2F2"/>
            <w:noWrap/>
            <w:vAlign w:val="center"/>
            <w:hideMark/>
          </w:tcPr>
          <w:p w14:paraId="7144A105" w14:textId="5EE41E22"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3:00 PM - 4:00 PM</w:t>
            </w:r>
          </w:p>
        </w:tc>
        <w:tc>
          <w:tcPr>
            <w:tcW w:w="3140" w:type="dxa"/>
            <w:tcBorders>
              <w:top w:val="nil"/>
              <w:left w:val="nil"/>
              <w:bottom w:val="nil"/>
              <w:right w:val="nil"/>
            </w:tcBorders>
            <w:shd w:val="clear" w:color="000000" w:fill="F2F2F2"/>
            <w:noWrap/>
            <w:vAlign w:val="center"/>
            <w:hideMark/>
          </w:tcPr>
          <w:p w14:paraId="2DD0CE17" w14:textId="5BD3C911" w:rsidR="00EC490C" w:rsidRPr="00EC490C" w:rsidRDefault="00721D27" w:rsidP="00EC490C">
            <w:pPr>
              <w:spacing w:after="0" w:line="240" w:lineRule="auto"/>
              <w:jc w:val="both"/>
              <w:rPr>
                <w:rFonts w:ascii="DINRoundOT" w:eastAsia="Times New Roman" w:hAnsi="DINRoundOT" w:cs="DINRoundOT"/>
                <w:color w:val="000000"/>
                <w:sz w:val="16"/>
                <w:szCs w:val="16"/>
                <w:lang w:eastAsia="en-US"/>
              </w:rPr>
            </w:pPr>
            <w:ins w:id="122" w:author="Michael Pyrcz" w:date="2019-05-26T13:29:00Z">
              <w:r>
                <w:rPr>
                  <w:rFonts w:ascii="DINRoundOT" w:eastAsia="Times New Roman" w:hAnsi="DINRoundOT" w:cs="DINRoundOT"/>
                  <w:color w:val="000000"/>
                  <w:sz w:val="16"/>
                  <w:szCs w:val="16"/>
                  <w:lang w:eastAsia="en-US"/>
                </w:rPr>
                <w:t xml:space="preserve">Building Workflows: Putting it Together </w:t>
              </w:r>
            </w:ins>
            <w:del w:id="123" w:author="Michael Pyrcz" w:date="2019-05-26T13:27:00Z">
              <w:r w:rsidR="00EC490C" w:rsidRPr="00893CD3" w:rsidDel="00063F9D">
                <w:rPr>
                  <w:rFonts w:ascii="DINRoundOT" w:eastAsia="Times New Roman" w:hAnsi="DINRoundOT" w:cs="DINRoundOT"/>
                  <w:color w:val="000000"/>
                  <w:sz w:val="16"/>
                  <w:szCs w:val="16"/>
                  <w:lang w:eastAsia="en-US"/>
                </w:rPr>
                <w:delText>Data Science Tool box – Anaconda, Virtual Environments, and Reproducibility</w:delText>
              </w:r>
            </w:del>
          </w:p>
        </w:tc>
        <w:tc>
          <w:tcPr>
            <w:tcW w:w="4428" w:type="dxa"/>
            <w:tcBorders>
              <w:top w:val="nil"/>
              <w:left w:val="nil"/>
              <w:bottom w:val="nil"/>
              <w:right w:val="nil"/>
            </w:tcBorders>
            <w:shd w:val="clear" w:color="000000" w:fill="F2F2F2"/>
            <w:vAlign w:val="center"/>
          </w:tcPr>
          <w:p w14:paraId="3E7F1C80" w14:textId="4CB918D1"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r w:rsidR="00EC490C" w:rsidRPr="006360CE" w14:paraId="23D9D343" w14:textId="77777777" w:rsidTr="00893CD3">
        <w:trPr>
          <w:cantSplit/>
          <w:trHeight w:val="403"/>
        </w:trPr>
        <w:tc>
          <w:tcPr>
            <w:tcW w:w="660" w:type="dxa"/>
            <w:vMerge/>
            <w:tcBorders>
              <w:top w:val="nil"/>
              <w:left w:val="single" w:sz="4" w:space="0" w:color="auto"/>
              <w:bottom w:val="single" w:sz="4" w:space="0" w:color="000000"/>
              <w:right w:val="single" w:sz="4" w:space="0" w:color="auto"/>
            </w:tcBorders>
            <w:vAlign w:val="center"/>
            <w:hideMark/>
          </w:tcPr>
          <w:p w14:paraId="044BE072" w14:textId="77777777" w:rsidR="00EC490C" w:rsidRPr="006360CE" w:rsidRDefault="00EC490C" w:rsidP="00EC490C">
            <w:pPr>
              <w:spacing w:after="0" w:line="240" w:lineRule="auto"/>
              <w:rPr>
                <w:rFonts w:ascii="DINRoundOT" w:eastAsia="Times New Roman" w:hAnsi="DINRoundOT" w:cs="DINRoundOT"/>
                <w:b/>
                <w:bCs/>
                <w:sz w:val="32"/>
                <w:szCs w:val="32"/>
                <w:lang w:eastAsia="en-US"/>
              </w:rPr>
            </w:pPr>
          </w:p>
        </w:tc>
        <w:tc>
          <w:tcPr>
            <w:tcW w:w="1775" w:type="dxa"/>
            <w:tcBorders>
              <w:top w:val="nil"/>
              <w:left w:val="nil"/>
              <w:bottom w:val="single" w:sz="4" w:space="0" w:color="auto"/>
              <w:right w:val="nil"/>
            </w:tcBorders>
            <w:shd w:val="clear" w:color="auto" w:fill="auto"/>
            <w:noWrap/>
            <w:vAlign w:val="center"/>
            <w:hideMark/>
          </w:tcPr>
          <w:p w14:paraId="6DEE272A" w14:textId="761D75F5" w:rsidR="00EC490C" w:rsidRPr="00EC490C" w:rsidRDefault="00EC490C" w:rsidP="00EC490C">
            <w:pPr>
              <w:spacing w:after="0" w:line="240" w:lineRule="auto"/>
              <w:jc w:val="center"/>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4:00 PM - 5:00 PM</w:t>
            </w:r>
          </w:p>
        </w:tc>
        <w:tc>
          <w:tcPr>
            <w:tcW w:w="3140" w:type="dxa"/>
            <w:tcBorders>
              <w:top w:val="nil"/>
              <w:left w:val="nil"/>
              <w:bottom w:val="single" w:sz="4" w:space="0" w:color="auto"/>
              <w:right w:val="nil"/>
            </w:tcBorders>
            <w:shd w:val="clear" w:color="auto" w:fill="auto"/>
            <w:noWrap/>
            <w:vAlign w:val="center"/>
            <w:hideMark/>
          </w:tcPr>
          <w:p w14:paraId="64616779" w14:textId="221B5A3F" w:rsidR="00EC490C" w:rsidRPr="00EC490C" w:rsidRDefault="00EC490C" w:rsidP="00EC490C">
            <w:pPr>
              <w:spacing w:after="0" w:line="240" w:lineRule="auto"/>
              <w:rPr>
                <w:rFonts w:ascii="DINRoundOT" w:eastAsia="Times New Roman" w:hAnsi="DINRoundOT" w:cs="DINRoundOT"/>
                <w:color w:val="000000"/>
                <w:sz w:val="16"/>
                <w:szCs w:val="16"/>
                <w:lang w:eastAsia="en-US"/>
              </w:rPr>
            </w:pPr>
            <w:r w:rsidRPr="00893CD3">
              <w:rPr>
                <w:rFonts w:ascii="DINRoundOT" w:eastAsia="Times New Roman" w:hAnsi="DINRoundOT" w:cs="DINRoundOT"/>
                <w:color w:val="000000"/>
                <w:sz w:val="16"/>
                <w:szCs w:val="16"/>
                <w:lang w:eastAsia="en-US"/>
              </w:rPr>
              <w:t>Closing Remarks</w:t>
            </w:r>
          </w:p>
        </w:tc>
        <w:tc>
          <w:tcPr>
            <w:tcW w:w="4428" w:type="dxa"/>
            <w:tcBorders>
              <w:top w:val="nil"/>
              <w:left w:val="nil"/>
              <w:bottom w:val="single" w:sz="4" w:space="0" w:color="auto"/>
              <w:right w:val="nil"/>
            </w:tcBorders>
            <w:vAlign w:val="center"/>
          </w:tcPr>
          <w:p w14:paraId="07CB787C" w14:textId="536263B3" w:rsidR="00EC490C" w:rsidRPr="006360CE" w:rsidRDefault="00EC490C" w:rsidP="00EC490C">
            <w:pPr>
              <w:spacing w:after="0" w:line="240" w:lineRule="auto"/>
              <w:rPr>
                <w:rFonts w:ascii="DINRoundOT" w:eastAsia="Times New Roman" w:hAnsi="DINRoundOT" w:cs="DINRoundOT"/>
                <w:color w:val="000000"/>
                <w:sz w:val="16"/>
                <w:szCs w:val="16"/>
                <w:lang w:eastAsia="en-US"/>
              </w:rPr>
            </w:pPr>
          </w:p>
        </w:tc>
      </w:tr>
    </w:tbl>
    <w:p w14:paraId="20FD9AC1" w14:textId="77777777" w:rsidR="00EC490C" w:rsidRPr="0047464F" w:rsidRDefault="00EC490C" w:rsidP="00B30224">
      <w:pPr>
        <w:pStyle w:val="NormalWeb"/>
        <w:spacing w:before="0" w:beforeAutospacing="0" w:after="150" w:afterAutospacing="0"/>
        <w:rPr>
          <w:rFonts w:ascii="Montserrat" w:hAnsi="Montserrat"/>
        </w:rPr>
      </w:pPr>
    </w:p>
    <w:sectPr w:rsidR="00EC490C" w:rsidRPr="0047464F" w:rsidSect="00A911B9">
      <w:headerReference w:type="default" r:id="rId16"/>
      <w:footerReference w:type="default" r:id="rId17"/>
      <w:headerReference w:type="first" r:id="rId18"/>
      <w:footerReference w:type="first" r:id="rId19"/>
      <w:pgSz w:w="12240" w:h="15840" w:code="1"/>
      <w:pgMar w:top="1080" w:right="1627" w:bottom="1080" w:left="1080" w:header="432" w:footer="36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unal" w:date="2019-05-02T18:55:00Z" w:initials="KR">
    <w:p w14:paraId="2B12A34D" w14:textId="28F628EE" w:rsidR="0039521D" w:rsidRDefault="0039521D">
      <w:pPr>
        <w:pStyle w:val="CommentText"/>
      </w:pPr>
      <w:r>
        <w:rPr>
          <w:rStyle w:val="CommentReference"/>
        </w:rPr>
        <w:annotationRef/>
      </w:r>
      <w:r>
        <w:t>Do we want to call this advanced?</w:t>
      </w:r>
    </w:p>
  </w:comment>
  <w:comment w:id="1" w:author="Kunal" w:date="2019-05-02T18:29:00Z" w:initials="KR">
    <w:p w14:paraId="0370A765" w14:textId="2EDEC64D" w:rsidR="00F24F48" w:rsidRDefault="00F24F48">
      <w:pPr>
        <w:pStyle w:val="CommentText"/>
      </w:pPr>
      <w:r>
        <w:rPr>
          <w:rStyle w:val="CommentReference"/>
        </w:rPr>
        <w:annotationRef/>
      </w:r>
      <w:r>
        <w:t>Need to think through this a more. Rough cut incorporated here.</w:t>
      </w:r>
    </w:p>
  </w:comment>
  <w:comment w:id="11" w:author="Michael Pyrcz" w:date="2019-05-25T12:42:00Z" w:initials="mp">
    <w:p w14:paraId="3E53A3B5" w14:textId="7D565247" w:rsidR="00BB2971" w:rsidRDefault="00BB2971">
      <w:pPr>
        <w:pStyle w:val="CommentText"/>
      </w:pPr>
      <w:r>
        <w:rPr>
          <w:rStyle w:val="CommentReference"/>
        </w:rPr>
        <w:annotationRef/>
      </w:r>
      <w:r>
        <w:t xml:space="preserve">Could advanced reduce audience? </w:t>
      </w:r>
    </w:p>
  </w:comment>
  <w:comment w:id="9" w:author="Kunal" w:date="2019-05-02T18:56:00Z" w:initials="KR">
    <w:p w14:paraId="68385005" w14:textId="0ADFD317" w:rsidR="0039521D" w:rsidRDefault="0039521D">
      <w:pPr>
        <w:pStyle w:val="CommentText"/>
      </w:pPr>
      <w:r>
        <w:rPr>
          <w:rStyle w:val="CommentReference"/>
        </w:rPr>
        <w:annotationRef/>
      </w:r>
      <w:r>
        <w:t>Do we want to call this intermediate or advanced?</w:t>
      </w:r>
    </w:p>
  </w:comment>
  <w:comment w:id="15" w:author="Kunal" w:date="2019-05-02T21:13:00Z" w:initials="KR">
    <w:p w14:paraId="77EA83C9" w14:textId="6444DEE2" w:rsidR="004D7026" w:rsidRDefault="004D7026">
      <w:pPr>
        <w:pStyle w:val="CommentText"/>
      </w:pPr>
      <w:r>
        <w:rPr>
          <w:rStyle w:val="CommentReference"/>
        </w:rPr>
        <w:annotationRef/>
      </w:r>
      <w:r>
        <w:t>Include?</w:t>
      </w:r>
    </w:p>
  </w:comment>
  <w:comment w:id="40" w:author="Michael Pyrcz" w:date="2019-05-26T11:51:00Z" w:initials="mp">
    <w:p w14:paraId="4EAE04AC" w14:textId="6968DD14" w:rsidR="00EB23CA" w:rsidRDefault="00EB23CA">
      <w:pPr>
        <w:pStyle w:val="CommentText"/>
      </w:pPr>
      <w:r>
        <w:rPr>
          <w:rStyle w:val="CommentReference"/>
        </w:rPr>
        <w:annotationRef/>
      </w:r>
      <w:r>
        <w:t>I say keep.  The message, hands-on to enable the student to immediately add value – get the job done!</w:t>
      </w:r>
    </w:p>
  </w:comment>
  <w:comment w:id="37" w:author="Kunal" w:date="2019-05-02T18:24:00Z" w:initials="KR">
    <w:p w14:paraId="2BB83A95" w14:textId="59BB3492" w:rsidR="003D04FD" w:rsidRDefault="003D04FD">
      <w:pPr>
        <w:pStyle w:val="CommentText"/>
      </w:pPr>
      <w:r>
        <w:rPr>
          <w:rStyle w:val="CommentReference"/>
        </w:rPr>
        <w:annotationRef/>
      </w:r>
      <w:r>
        <w:t>Delete?</w:t>
      </w:r>
    </w:p>
  </w:comment>
  <w:comment w:id="41" w:author="Kunal" w:date="2019-05-02T18:26:00Z" w:initials="KR">
    <w:p w14:paraId="291F93B7" w14:textId="217D6D14" w:rsidR="00F24F48" w:rsidRDefault="00F24F48">
      <w:pPr>
        <w:pStyle w:val="CommentText"/>
      </w:pPr>
      <w:r>
        <w:rPr>
          <w:rStyle w:val="CommentReference"/>
        </w:rPr>
        <w:annotationRef/>
      </w:r>
      <w:r>
        <w:t>Delete?</w:t>
      </w:r>
    </w:p>
  </w:comment>
  <w:comment w:id="42" w:author="Kunal" w:date="2019-05-02T18:27:00Z" w:initials="KR">
    <w:p w14:paraId="7CBDE3DF" w14:textId="27D14429" w:rsidR="00F24F48" w:rsidRDefault="00F24F48">
      <w:pPr>
        <w:pStyle w:val="CommentText"/>
      </w:pPr>
      <w:r>
        <w:rPr>
          <w:rStyle w:val="CommentReference"/>
        </w:rPr>
        <w:annotationRef/>
      </w:r>
      <w:r>
        <w:t xml:space="preserve">Is this still relevant to this </w:t>
      </w:r>
      <w:proofErr w:type="gramStart"/>
      <w:r>
        <w:t>2 day</w:t>
      </w:r>
      <w:proofErr w:type="gramEnd"/>
      <w:r>
        <w:t xml:space="preserve"> course?</w:t>
      </w:r>
    </w:p>
  </w:comment>
  <w:comment w:id="43" w:author="Michael Pyrcz" w:date="2019-05-26T12:25:00Z" w:initials="mp">
    <w:p w14:paraId="69AA3C88" w14:textId="7B632FA8" w:rsidR="00527E74" w:rsidRDefault="00527E74">
      <w:pPr>
        <w:pStyle w:val="CommentText"/>
      </w:pPr>
      <w:r>
        <w:rPr>
          <w:rStyle w:val="CommentReference"/>
        </w:rPr>
        <w:annotationRef/>
      </w:r>
      <w:r>
        <w:t>Good point, in plus two we have a lot of hands-on but not a final product.</w:t>
      </w:r>
    </w:p>
  </w:comment>
  <w:comment w:id="51" w:author="Michael Pyrcz" w:date="2019-05-26T13:08:00Z" w:initials="mp">
    <w:p w14:paraId="3AE96C2D" w14:textId="016C9357" w:rsidR="00DF126B" w:rsidRDefault="00DF126B">
      <w:pPr>
        <w:pStyle w:val="CommentText"/>
      </w:pPr>
      <w:r>
        <w:rPr>
          <w:rStyle w:val="CommentReference"/>
        </w:rPr>
        <w:annotationRef/>
      </w:r>
      <w:r>
        <w:t xml:space="preserve">I like to use geostatistics for statistics in spatial, temporal problems – </w:t>
      </w:r>
      <w:proofErr w:type="gramStart"/>
      <w:r>
        <w:t>the vast majority of</w:t>
      </w:r>
      <w:proofErr w:type="gramEnd"/>
      <w:r>
        <w:t xml:space="preserve"> Energy problems.</w:t>
      </w:r>
    </w:p>
  </w:comment>
  <w:comment w:id="54" w:author="Kunal" w:date="2019-05-02T21:20:00Z" w:initials="KR">
    <w:p w14:paraId="1C2F7275" w14:textId="77777777" w:rsidR="00EC490C" w:rsidRDefault="00EC490C" w:rsidP="004035BD">
      <w:pPr>
        <w:pStyle w:val="CommentText"/>
      </w:pPr>
      <w:r>
        <w:rPr>
          <w:rStyle w:val="CommentReference"/>
        </w:rPr>
        <w:annotationRef/>
      </w:r>
      <w:r>
        <w:t>Reference to 3-Day class curriculum</w:t>
      </w:r>
    </w:p>
  </w:comment>
  <w:comment w:id="66" w:author="Michael Pyrcz" w:date="2019-05-26T13:19:00Z" w:initials="mp">
    <w:p w14:paraId="2C89024E" w14:textId="34131C10" w:rsidR="006D03E4" w:rsidRDefault="006D03E4">
      <w:pPr>
        <w:pStyle w:val="CommentText"/>
      </w:pPr>
      <w:r>
        <w:rPr>
          <w:rStyle w:val="CommentReference"/>
        </w:rPr>
        <w:annotationRef/>
      </w:r>
      <w:r>
        <w:t>I like to start with 1 hour of probability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2A34D" w15:done="0"/>
  <w15:commentEx w15:paraId="0370A765" w15:done="0"/>
  <w15:commentEx w15:paraId="3E53A3B5" w15:done="0"/>
  <w15:commentEx w15:paraId="68385005" w15:done="0"/>
  <w15:commentEx w15:paraId="77EA83C9" w15:done="0"/>
  <w15:commentEx w15:paraId="4EAE04AC" w15:done="0"/>
  <w15:commentEx w15:paraId="2BB83A95" w15:done="0"/>
  <w15:commentEx w15:paraId="291F93B7" w15:done="0"/>
  <w15:commentEx w15:paraId="7CBDE3DF" w15:done="0"/>
  <w15:commentEx w15:paraId="69AA3C88" w15:paraIdParent="7CBDE3DF" w15:done="0"/>
  <w15:commentEx w15:paraId="3AE96C2D" w15:done="0"/>
  <w15:commentEx w15:paraId="1C2F7275" w15:done="0"/>
  <w15:commentEx w15:paraId="2C8902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2A34D" w16cid:durableId="2075BBB7"/>
  <w16cid:commentId w16cid:paraId="0370A765" w16cid:durableId="2075B599"/>
  <w16cid:commentId w16cid:paraId="3E53A3B5" w16cid:durableId="2093B6CA"/>
  <w16cid:commentId w16cid:paraId="68385005" w16cid:durableId="2075BBC1"/>
  <w16cid:commentId w16cid:paraId="77EA83C9" w16cid:durableId="2075DBF5"/>
  <w16cid:commentId w16cid:paraId="4EAE04AC" w16cid:durableId="2094FC2F"/>
  <w16cid:commentId w16cid:paraId="2BB83A95" w16cid:durableId="2075B46D"/>
  <w16cid:commentId w16cid:paraId="291F93B7" w16cid:durableId="2075B4F2"/>
  <w16cid:commentId w16cid:paraId="7CBDE3DF" w16cid:durableId="2075B515"/>
  <w16cid:commentId w16cid:paraId="69AA3C88" w16cid:durableId="20950450"/>
  <w16cid:commentId w16cid:paraId="3AE96C2D" w16cid:durableId="20950E5C"/>
  <w16cid:commentId w16cid:paraId="1C2F7275" w16cid:durableId="207C57BB"/>
  <w16cid:commentId w16cid:paraId="2C89024E" w16cid:durableId="209510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44D5B" w14:textId="77777777" w:rsidR="007A33F0" w:rsidRDefault="007A33F0" w:rsidP="0015637F">
      <w:r>
        <w:separator/>
      </w:r>
    </w:p>
  </w:endnote>
  <w:endnote w:type="continuationSeparator" w:id="0">
    <w:p w14:paraId="25479671" w14:textId="77777777" w:rsidR="007A33F0" w:rsidRDefault="007A33F0" w:rsidP="00156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INOT-Light">
    <w:altName w:val="Calibri"/>
    <w:panose1 w:val="00000000000000000000"/>
    <w:charset w:val="00"/>
    <w:family w:val="swiss"/>
    <w:notTrueType/>
    <w:pitch w:val="variable"/>
    <w:sig w:usb0="800000EF" w:usb1="4000A47B" w:usb2="00000000" w:usb3="00000000" w:csb0="00000001" w:csb1="00000000"/>
  </w:font>
  <w:font w:name="DINRoundOT">
    <w:altName w:val="Calibri"/>
    <w:panose1 w:val="00000000000000000000"/>
    <w:charset w:val="00"/>
    <w:family w:val="swiss"/>
    <w:notTrueType/>
    <w:pitch w:val="variable"/>
    <w:sig w:usb0="800000AF" w:usb1="4000207B" w:usb2="00000008" w:usb3="00000000" w:csb0="00000001" w:csb1="00000000"/>
  </w:font>
  <w:font w:name="DINOT-Black">
    <w:altName w:val="Calibri"/>
    <w:panose1 w:val="00000000000000000000"/>
    <w:charset w:val="00"/>
    <w:family w:val="swiss"/>
    <w:notTrueType/>
    <w:pitch w:val="variable"/>
    <w:sig w:usb0="800000EF" w:usb1="4000A47B" w:usb2="00000000" w:usb3="00000000" w:csb0="00000001" w:csb1="00000000"/>
  </w:font>
  <w:font w:name="方正舒体">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ontserrat">
    <w:altName w:val="Calibri"/>
    <w:panose1 w:val="00000000000000000000"/>
    <w:charset w:val="00"/>
    <w:family w:val="modern"/>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EF5A" w14:textId="314734F0" w:rsidR="009415BF" w:rsidRPr="003F34A6" w:rsidRDefault="00ED1BDB" w:rsidP="0015637F">
    <w:pPr>
      <w:pStyle w:val="RecipientAddress"/>
    </w:pPr>
    <w:sdt>
      <w:sdtPr>
        <w:id w:val="810137060"/>
        <w:dataBinding w:prefixMappings="xmlns:ns0='http://schemas.microsoft.com/office/2006/coverPageProps' " w:xpath="/ns0:CoverPageProperties[1]/ns0:CompanyAddress[1]" w:storeItemID="{55AF091B-3C7A-41E3-B477-F2FDAA23CFDA}"/>
        <w:text/>
      </w:sdtPr>
      <w:sdtEndPr/>
      <w:sdtContent>
        <w:r w:rsidR="009415BF" w:rsidRPr="003F34A6">
          <w:t xml:space="preserve">700 Louisiana St., Suite </w:t>
        </w:r>
        <w:r w:rsidR="009415BF">
          <w:t>2400</w:t>
        </w:r>
      </w:sdtContent>
    </w:sdt>
    <w:r w:rsidR="009415BF" w:rsidRPr="003F34A6">
      <w:t>, Houston, TX 77002</w:t>
    </w:r>
    <w:r w:rsidR="009415BF">
      <w:t xml:space="preserve"> – Proprietary and Confidential – </w:t>
    </w:r>
    <w:proofErr w:type="spellStart"/>
    <w:r w:rsidR="009415BF">
      <w:t>daytum</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DD609" w14:textId="25C22D87" w:rsidR="009415BF" w:rsidRPr="003F34A6" w:rsidRDefault="00ED1BDB" w:rsidP="002F478F">
    <w:pPr>
      <w:pStyle w:val="RecipientAddress"/>
    </w:pPr>
    <w:sdt>
      <w:sdtPr>
        <w:id w:val="1843116983"/>
        <w:dataBinding w:prefixMappings="xmlns:ns0='http://schemas.microsoft.com/office/2006/coverPageProps' " w:xpath="/ns0:CoverPageProperties[1]/ns0:CompanyAddress[1]" w:storeItemID="{55AF091B-3C7A-41E3-B477-F2FDAA23CFDA}"/>
        <w:text/>
      </w:sdtPr>
      <w:sdtEndPr/>
      <w:sdtContent>
        <w:r w:rsidR="009415BF" w:rsidRPr="003F34A6">
          <w:t xml:space="preserve">700 Louisiana St., Suite </w:t>
        </w:r>
        <w:r w:rsidR="009415BF">
          <w:t>2400</w:t>
        </w:r>
      </w:sdtContent>
    </w:sdt>
    <w:r w:rsidR="009415BF" w:rsidRPr="003F34A6">
      <w:t>, Houston, TX 77002</w:t>
    </w:r>
    <w:r w:rsidR="009415BF">
      <w:t xml:space="preserve"> – Proprietary and Confidential – </w:t>
    </w:r>
    <w:proofErr w:type="spellStart"/>
    <w:r w:rsidR="009415BF">
      <w:t>daytum</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616C1" w14:textId="77777777" w:rsidR="007A33F0" w:rsidRDefault="007A33F0" w:rsidP="0015637F">
      <w:r>
        <w:separator/>
      </w:r>
    </w:p>
  </w:footnote>
  <w:footnote w:type="continuationSeparator" w:id="0">
    <w:p w14:paraId="5B679063" w14:textId="77777777" w:rsidR="007A33F0" w:rsidRDefault="007A33F0" w:rsidP="00156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0375E" w14:textId="0E44E2D6" w:rsidR="009415BF" w:rsidRDefault="00ED1BDB" w:rsidP="00A911B9">
    <w:pPr>
      <w:pStyle w:val="Header"/>
      <w:jc w:val="right"/>
    </w:pPr>
    <w:sdt>
      <w:sdtPr>
        <w:alias w:val="Company"/>
        <w:id w:val="2070375419"/>
        <w:showingPlcHdr/>
        <w:dataBinding w:prefixMappings="xmlns:ns0='http://schemas.openxmlformats.org/officeDocument/2006/extended-properties'" w:xpath="/ns0:Properties[1]/ns0:Company[1]" w:storeItemID="{6668398D-A668-4E3E-A5EB-62B293D839F1}"/>
        <w:text/>
      </w:sdtPr>
      <w:sdtEndPr/>
      <w:sdtContent>
        <w:r w:rsidR="009415BF">
          <w:t xml:space="preserve">     </w:t>
        </w:r>
      </w:sdtContent>
    </w:sdt>
    <w:r w:rsidR="009415BF">
      <w:rPr>
        <w:noProof/>
      </w:rPr>
      <w:drawing>
        <wp:inline distT="0" distB="0" distL="0" distR="0" wp14:anchorId="2F5E72B6" wp14:editId="556382FD">
          <wp:extent cx="1209675" cy="43365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356" cy="437486"/>
                  </a:xfrm>
                  <a:prstGeom prst="rect">
                    <a:avLst/>
                  </a:prstGeom>
                  <a:noFill/>
                  <a:ln>
                    <a:noFill/>
                  </a:ln>
                </pic:spPr>
              </pic:pic>
            </a:graphicData>
          </a:graphic>
        </wp:inline>
      </w:drawing>
    </w:r>
    <w:r w:rsidR="009415BF" w:rsidRPr="00C97497">
      <w:rPr>
        <w:noProof/>
        <w:lang w:eastAsia="en-US"/>
      </w:rPr>
      <mc:AlternateContent>
        <mc:Choice Requires="wps">
          <w:drawing>
            <wp:anchor distT="0" distB="0" distL="114300" distR="114300" simplePos="0" relativeHeight="251673600" behindDoc="0" locked="0" layoutInCell="1" allowOverlap="1" wp14:anchorId="39BB2991" wp14:editId="5C367F5C">
              <wp:simplePos x="0" y="0"/>
              <wp:positionH relativeFrom="column">
                <wp:posOffset>6469380</wp:posOffset>
              </wp:positionH>
              <wp:positionV relativeFrom="paragraph">
                <wp:posOffset>2889130</wp:posOffset>
              </wp:positionV>
              <wp:extent cx="137160" cy="6080760"/>
              <wp:effectExtent l="0" t="0" r="0" b="0"/>
              <wp:wrapNone/>
              <wp:docPr id="14"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6080760"/>
                      </a:xfrm>
                      <a:prstGeom prst="rect">
                        <a:avLst/>
                      </a:prstGeom>
                      <a:solidFill>
                        <a:schemeClr val="accent1"/>
                      </a:solidFill>
                      <a:ln>
                        <a:noFill/>
                      </a:ln>
                      <a:extLst/>
                    </wps:spPr>
                    <wps:bodyPr rot="0" vert="horz" wrap="square" lIns="91440" tIns="45720" rIns="91440" bIns="45720" anchor="t" anchorCtr="0" upright="1">
                      <a:noAutofit/>
                    </wps:bodyPr>
                  </wps:wsp>
                </a:graphicData>
              </a:graphic>
            </wp:anchor>
          </w:drawing>
        </mc:Choice>
        <mc:Fallback>
          <w:pict>
            <v:rect w14:anchorId="0433A87E" id="Rectangle 1029" o:spid="_x0000_s1026" style="position:absolute;margin-left:509.4pt;margin-top:227.5pt;width:10.8pt;height:478.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" fillcolor="#0b6623 [3204]" stroked="f"/>
          </w:pict>
        </mc:Fallback>
      </mc:AlternateContent>
    </w:r>
    <w:r w:rsidR="009415BF" w:rsidRPr="00C97497">
      <w:rPr>
        <w:noProof/>
        <w:lang w:eastAsia="en-US"/>
      </w:rPr>
      <mc:AlternateContent>
        <mc:Choice Requires="wps">
          <w:drawing>
            <wp:anchor distT="0" distB="0" distL="114300" distR="114300" simplePos="0" relativeHeight="251672576" behindDoc="0" locked="0" layoutInCell="1" allowOverlap="1" wp14:anchorId="31C0C48A" wp14:editId="4B40ACFC">
              <wp:simplePos x="0" y="0"/>
              <wp:positionH relativeFrom="column">
                <wp:posOffset>6469380</wp:posOffset>
              </wp:positionH>
              <wp:positionV relativeFrom="paragraph">
                <wp:posOffset>292028</wp:posOffset>
              </wp:positionV>
              <wp:extent cx="137160" cy="6080760"/>
              <wp:effectExtent l="0" t="0" r="0" b="0"/>
              <wp:wrapNone/>
              <wp:docPr id="12"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6080760"/>
                      </a:xfrm>
                      <a:prstGeom prst="rect">
                        <a:avLst/>
                      </a:prstGeom>
                      <a:solidFill>
                        <a:schemeClr val="accent5"/>
                      </a:solidFill>
                      <a:ln>
                        <a:noFill/>
                      </a:ln>
                      <a:extLst/>
                    </wps:spPr>
                    <wps:bodyPr rot="0" vert="horz" wrap="square" lIns="91440" tIns="45720" rIns="91440" bIns="45720" anchor="t" anchorCtr="0" upright="1">
                      <a:noAutofit/>
                    </wps:bodyPr>
                  </wps:wsp>
                </a:graphicData>
              </a:graphic>
            </wp:anchor>
          </w:drawing>
        </mc:Choice>
        <mc:Fallback>
          <w:pict>
            <v:rect w14:anchorId="3C3B7E1B" id="Rectangle 1029" o:spid="_x0000_s1026" style="position:absolute;margin-left:509.4pt;margin-top:23pt;width:10.8pt;height:478.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" fillcolor="#c4d82c [3208]"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75CC9" w14:textId="41FB35CF" w:rsidR="009415BF" w:rsidRDefault="009415BF" w:rsidP="00A911B9">
    <w:pPr>
      <w:pStyle w:val="Header"/>
      <w:jc w:val="right"/>
    </w:pPr>
    <w:r>
      <w:rPr>
        <w:noProof/>
      </w:rPr>
      <w:drawing>
        <wp:inline distT="0" distB="0" distL="0" distR="0" wp14:anchorId="560288B0" wp14:editId="422C62F8">
          <wp:extent cx="1209675" cy="43365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356" cy="437486"/>
                  </a:xfrm>
                  <a:prstGeom prst="rect">
                    <a:avLst/>
                  </a:prstGeom>
                  <a:noFill/>
                  <a:ln>
                    <a:noFill/>
                  </a:ln>
                </pic:spPr>
              </pic:pic>
            </a:graphicData>
          </a:graphic>
        </wp:inline>
      </w:drawing>
    </w:r>
    <w:r>
      <w:rPr>
        <w:noProof/>
        <w:lang w:eastAsia="en-US"/>
      </w:rPr>
      <mc:AlternateContent>
        <mc:Choice Requires="wps">
          <w:drawing>
            <wp:anchor distT="0" distB="0" distL="114300" distR="114300" simplePos="0" relativeHeight="251669503" behindDoc="0" locked="0" layoutInCell="1" allowOverlap="1" wp14:anchorId="67E7C6E8" wp14:editId="41C6B22F">
              <wp:simplePos x="0" y="0"/>
              <wp:positionH relativeFrom="column">
                <wp:posOffset>6456045</wp:posOffset>
              </wp:positionH>
              <wp:positionV relativeFrom="paragraph">
                <wp:posOffset>157827</wp:posOffset>
              </wp:positionV>
              <wp:extent cx="137160" cy="6080760"/>
              <wp:effectExtent l="0" t="0" r="0" b="0"/>
              <wp:wrapNone/>
              <wp:docPr id="5"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6080760"/>
                      </a:xfrm>
                      <a:prstGeom prst="rect">
                        <a:avLst/>
                      </a:prstGeom>
                      <a:solidFill>
                        <a:schemeClr val="accent5"/>
                      </a:solidFill>
                      <a:ln>
                        <a:noFill/>
                      </a:ln>
                      <a:extLst/>
                    </wps:spPr>
                    <wps:bodyPr rot="0" vert="horz" wrap="square" lIns="91440" tIns="45720" rIns="91440" bIns="45720" anchor="t" anchorCtr="0" upright="1">
                      <a:noAutofit/>
                    </wps:bodyPr>
                  </wps:wsp>
                </a:graphicData>
              </a:graphic>
            </wp:anchor>
          </w:drawing>
        </mc:Choice>
        <mc:Fallback>
          <w:pict>
            <v:rect w14:anchorId="5E89D2C6" id="Rectangle 1029" o:spid="_x0000_s1026" style="position:absolute;margin-left:508.35pt;margin-top:12.45pt;width:10.8pt;height:478.8pt;z-index:2516695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" fillcolor="#c4d82c [3208]" stroked="f"/>
          </w:pict>
        </mc:Fallback>
      </mc:AlternateContent>
    </w:r>
    <w:r>
      <w:rPr>
        <w:noProof/>
        <w:lang w:eastAsia="en-US"/>
      </w:rPr>
      <mc:AlternateContent>
        <mc:Choice Requires="wps">
          <w:drawing>
            <wp:anchor distT="0" distB="0" distL="114300" distR="114300" simplePos="0" relativeHeight="251670528" behindDoc="0" locked="0" layoutInCell="1" allowOverlap="1" wp14:anchorId="7EAE913C" wp14:editId="0A0694AD">
              <wp:simplePos x="0" y="0"/>
              <wp:positionH relativeFrom="column">
                <wp:posOffset>6456045</wp:posOffset>
              </wp:positionH>
              <wp:positionV relativeFrom="paragraph">
                <wp:posOffset>2419243</wp:posOffset>
              </wp:positionV>
              <wp:extent cx="137160" cy="6080760"/>
              <wp:effectExtent l="0" t="0" r="0" b="0"/>
              <wp:wrapNone/>
              <wp:docPr id="10"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6080760"/>
                      </a:xfrm>
                      <a:prstGeom prst="rect">
                        <a:avLst/>
                      </a:prstGeom>
                      <a:solidFill>
                        <a:schemeClr val="accent1"/>
                      </a:solidFill>
                      <a:ln>
                        <a:noFill/>
                      </a:ln>
                      <a:extLst/>
                    </wps:spPr>
                    <wps:bodyPr rot="0" vert="horz" wrap="square" lIns="91440" tIns="45720" rIns="91440" bIns="45720" anchor="t" anchorCtr="0" upright="1">
                      <a:noAutofit/>
                    </wps:bodyPr>
                  </wps:wsp>
                </a:graphicData>
              </a:graphic>
            </wp:anchor>
          </w:drawing>
        </mc:Choice>
        <mc:Fallback>
          <w:pict>
            <v:rect w14:anchorId="0ED32978" id="Rectangle 1029" o:spid="_x0000_s1026" style="position:absolute;margin-left:508.35pt;margin-top:190.5pt;width:10.8pt;height:478.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" fillcolor="#0b6623 [320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F508F"/>
    <w:multiLevelType w:val="hybridMultilevel"/>
    <w:tmpl w:val="701C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493F58"/>
    <w:multiLevelType w:val="hybridMultilevel"/>
    <w:tmpl w:val="AE660102"/>
    <w:lvl w:ilvl="0" w:tplc="439E8C74">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19327F"/>
    <w:multiLevelType w:val="multilevel"/>
    <w:tmpl w:val="011CF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67693F"/>
    <w:multiLevelType w:val="hybridMultilevel"/>
    <w:tmpl w:val="633C6DC0"/>
    <w:lvl w:ilvl="0" w:tplc="0810ABB4">
      <w:start w:val="1"/>
      <w:numFmt w:val="bullet"/>
      <w:lvlText w:val=""/>
      <w:lvlJc w:val="left"/>
      <w:pPr>
        <w:tabs>
          <w:tab w:val="num" w:pos="720"/>
        </w:tabs>
        <w:ind w:left="720" w:hanging="360"/>
      </w:pPr>
      <w:rPr>
        <w:rFonts w:ascii="Symbol" w:hAnsi="Symbol" w:hint="default"/>
        <w:color w:val="auto"/>
        <w:sz w:val="18"/>
      </w:rPr>
    </w:lvl>
    <w:lvl w:ilvl="1" w:tplc="04090003">
      <w:start w:val="1"/>
      <w:numFmt w:val="bullet"/>
      <w:lvlText w:val="o"/>
      <w:lvlJc w:val="left"/>
      <w:pPr>
        <w:tabs>
          <w:tab w:val="num" w:pos="1440"/>
        </w:tabs>
        <w:ind w:left="1440" w:hanging="360"/>
      </w:pPr>
      <w:rPr>
        <w:rFonts w:ascii="Courier New" w:hAnsi="Courier New" w:hint="default"/>
      </w:rPr>
    </w:lvl>
    <w:lvl w:ilvl="2" w:tplc="0810ABB4">
      <w:start w:val="1"/>
      <w:numFmt w:val="bullet"/>
      <w:lvlText w:val=""/>
      <w:lvlJc w:val="left"/>
      <w:pPr>
        <w:tabs>
          <w:tab w:val="num" w:pos="2160"/>
        </w:tabs>
        <w:ind w:left="2160" w:hanging="360"/>
      </w:pPr>
      <w:rPr>
        <w:rFonts w:ascii="Symbol" w:hAnsi="Symbol" w:hint="default"/>
        <w:color w:val="auto"/>
        <w:sz w:val="18"/>
      </w:rPr>
    </w:lvl>
    <w:lvl w:ilvl="3" w:tplc="04090001">
      <w:start w:val="1"/>
      <w:numFmt w:val="bullet"/>
      <w:lvlText w:val=""/>
      <w:lvlJc w:val="left"/>
      <w:pPr>
        <w:tabs>
          <w:tab w:val="num" w:pos="2880"/>
        </w:tabs>
        <w:ind w:left="2880" w:hanging="360"/>
      </w:pPr>
      <w:rPr>
        <w:rFonts w:ascii="Symbol" w:hAnsi="Symbol" w:hint="default"/>
        <w:color w:val="auto"/>
        <w:sz w:val="18"/>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0BC5251"/>
    <w:multiLevelType w:val="hybridMultilevel"/>
    <w:tmpl w:val="6BE4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B43D45"/>
    <w:multiLevelType w:val="hybridMultilevel"/>
    <w:tmpl w:val="633C6DC0"/>
    <w:lvl w:ilvl="0" w:tplc="0810ABB4">
      <w:start w:val="1"/>
      <w:numFmt w:val="bullet"/>
      <w:lvlText w:val=""/>
      <w:lvlJc w:val="left"/>
      <w:pPr>
        <w:tabs>
          <w:tab w:val="num" w:pos="720"/>
        </w:tabs>
        <w:ind w:left="720" w:hanging="360"/>
      </w:pPr>
      <w:rPr>
        <w:rFonts w:ascii="Symbol" w:hAnsi="Symbol" w:hint="default"/>
        <w:color w:val="auto"/>
        <w:sz w:val="18"/>
      </w:rPr>
    </w:lvl>
    <w:lvl w:ilvl="1" w:tplc="04090003">
      <w:start w:val="1"/>
      <w:numFmt w:val="bullet"/>
      <w:lvlText w:val="o"/>
      <w:lvlJc w:val="left"/>
      <w:pPr>
        <w:tabs>
          <w:tab w:val="num" w:pos="1440"/>
        </w:tabs>
        <w:ind w:left="1440" w:hanging="360"/>
      </w:pPr>
      <w:rPr>
        <w:rFonts w:ascii="Courier New" w:hAnsi="Courier New" w:hint="default"/>
      </w:rPr>
    </w:lvl>
    <w:lvl w:ilvl="2" w:tplc="0810ABB4">
      <w:start w:val="1"/>
      <w:numFmt w:val="bullet"/>
      <w:lvlText w:val=""/>
      <w:lvlJc w:val="left"/>
      <w:pPr>
        <w:tabs>
          <w:tab w:val="num" w:pos="2160"/>
        </w:tabs>
        <w:ind w:left="2160" w:hanging="360"/>
      </w:pPr>
      <w:rPr>
        <w:rFonts w:ascii="Symbol" w:hAnsi="Symbol" w:hint="default"/>
        <w:color w:val="auto"/>
        <w:sz w:val="18"/>
      </w:rPr>
    </w:lvl>
    <w:lvl w:ilvl="3" w:tplc="04090001">
      <w:start w:val="1"/>
      <w:numFmt w:val="bullet"/>
      <w:lvlText w:val=""/>
      <w:lvlJc w:val="left"/>
      <w:pPr>
        <w:tabs>
          <w:tab w:val="num" w:pos="2880"/>
        </w:tabs>
        <w:ind w:left="2880" w:hanging="360"/>
      </w:pPr>
      <w:rPr>
        <w:rFonts w:ascii="Symbol" w:hAnsi="Symbol" w:hint="default"/>
        <w:color w:val="auto"/>
        <w:sz w:val="18"/>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nal">
    <w15:presenceInfo w15:providerId="None" w15:userId="Kunal"/>
  </w15:person>
  <w15:person w15:author="Michael Pyrcz">
    <w15:presenceInfo w15:providerId="None" w15:userId="Michael Pyrc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proofState w:spelling="clean" w:grammar="clean"/>
  <w:attachedTemplate r:id="rId1"/>
  <w:trackRevisions/>
  <w:defaultTabStop w:val="708"/>
  <w:hyphenationZone w:val="425"/>
  <w:drawingGridHorizontalSpacing w:val="187"/>
  <w:drawingGridVerticalSpacing w:val="187"/>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LA0MTY3szAxMTYxMDBS0lEKTi0uzszPAykwrgUAKy6c2ywAAAA="/>
  </w:docVars>
  <w:rsids>
    <w:rsidRoot w:val="00417EDB"/>
    <w:rsid w:val="0000049D"/>
    <w:rsid w:val="000010DC"/>
    <w:rsid w:val="0000355D"/>
    <w:rsid w:val="00010C24"/>
    <w:rsid w:val="00011DF9"/>
    <w:rsid w:val="00014936"/>
    <w:rsid w:val="00024A80"/>
    <w:rsid w:val="00027F6A"/>
    <w:rsid w:val="0003210D"/>
    <w:rsid w:val="0003799A"/>
    <w:rsid w:val="0006343D"/>
    <w:rsid w:val="00063F9D"/>
    <w:rsid w:val="00065775"/>
    <w:rsid w:val="000700F9"/>
    <w:rsid w:val="00073D19"/>
    <w:rsid w:val="00076FFA"/>
    <w:rsid w:val="00077CAA"/>
    <w:rsid w:val="00081D7B"/>
    <w:rsid w:val="00094180"/>
    <w:rsid w:val="00096B8E"/>
    <w:rsid w:val="000A6873"/>
    <w:rsid w:val="000B68AB"/>
    <w:rsid w:val="000B7007"/>
    <w:rsid w:val="000C19AD"/>
    <w:rsid w:val="000C4549"/>
    <w:rsid w:val="000C5DCF"/>
    <w:rsid w:val="000C69A9"/>
    <w:rsid w:val="000D13E8"/>
    <w:rsid w:val="000D772F"/>
    <w:rsid w:val="000D7D32"/>
    <w:rsid w:val="000E13AA"/>
    <w:rsid w:val="000E1D28"/>
    <w:rsid w:val="000E3815"/>
    <w:rsid w:val="000E56B9"/>
    <w:rsid w:val="000E6DEA"/>
    <w:rsid w:val="000F1D90"/>
    <w:rsid w:val="000F2997"/>
    <w:rsid w:val="000F5CE1"/>
    <w:rsid w:val="00106003"/>
    <w:rsid w:val="0011119B"/>
    <w:rsid w:val="00114598"/>
    <w:rsid w:val="00114F4C"/>
    <w:rsid w:val="001157E7"/>
    <w:rsid w:val="001179D0"/>
    <w:rsid w:val="00117F6B"/>
    <w:rsid w:val="001200CD"/>
    <w:rsid w:val="001252A2"/>
    <w:rsid w:val="00125FC5"/>
    <w:rsid w:val="00127361"/>
    <w:rsid w:val="0014018F"/>
    <w:rsid w:val="00154185"/>
    <w:rsid w:val="0015637F"/>
    <w:rsid w:val="00165740"/>
    <w:rsid w:val="001732E5"/>
    <w:rsid w:val="001739D6"/>
    <w:rsid w:val="00174DBF"/>
    <w:rsid w:val="00180BD6"/>
    <w:rsid w:val="00186C29"/>
    <w:rsid w:val="00191E1D"/>
    <w:rsid w:val="00192FFF"/>
    <w:rsid w:val="001971CF"/>
    <w:rsid w:val="001A01D4"/>
    <w:rsid w:val="001A57EA"/>
    <w:rsid w:val="001A57F3"/>
    <w:rsid w:val="001B1E56"/>
    <w:rsid w:val="001B2908"/>
    <w:rsid w:val="001B2918"/>
    <w:rsid w:val="001B2D0A"/>
    <w:rsid w:val="001B32D4"/>
    <w:rsid w:val="001C0FA8"/>
    <w:rsid w:val="001C321F"/>
    <w:rsid w:val="001D7426"/>
    <w:rsid w:val="001E0A72"/>
    <w:rsid w:val="0020199B"/>
    <w:rsid w:val="002035B3"/>
    <w:rsid w:val="00203F21"/>
    <w:rsid w:val="002052EB"/>
    <w:rsid w:val="00207A5C"/>
    <w:rsid w:val="002141FC"/>
    <w:rsid w:val="002150ED"/>
    <w:rsid w:val="00223970"/>
    <w:rsid w:val="00226AD4"/>
    <w:rsid w:val="002300FE"/>
    <w:rsid w:val="00232C61"/>
    <w:rsid w:val="00235BA7"/>
    <w:rsid w:val="0024671F"/>
    <w:rsid w:val="00246B85"/>
    <w:rsid w:val="00260CED"/>
    <w:rsid w:val="00263B70"/>
    <w:rsid w:val="002758C6"/>
    <w:rsid w:val="002778FE"/>
    <w:rsid w:val="00281488"/>
    <w:rsid w:val="00281EA7"/>
    <w:rsid w:val="002828D2"/>
    <w:rsid w:val="002A5055"/>
    <w:rsid w:val="002B26CF"/>
    <w:rsid w:val="002C0D1A"/>
    <w:rsid w:val="002C1620"/>
    <w:rsid w:val="002C68D4"/>
    <w:rsid w:val="002D1233"/>
    <w:rsid w:val="002D5C95"/>
    <w:rsid w:val="002E5860"/>
    <w:rsid w:val="002E65A4"/>
    <w:rsid w:val="002F0901"/>
    <w:rsid w:val="002F0C46"/>
    <w:rsid w:val="002F10D1"/>
    <w:rsid w:val="002F1B3B"/>
    <w:rsid w:val="002F478F"/>
    <w:rsid w:val="002F5775"/>
    <w:rsid w:val="0030572F"/>
    <w:rsid w:val="00312F22"/>
    <w:rsid w:val="00315B05"/>
    <w:rsid w:val="003275CE"/>
    <w:rsid w:val="00330B86"/>
    <w:rsid w:val="00331964"/>
    <w:rsid w:val="003418EE"/>
    <w:rsid w:val="0034590D"/>
    <w:rsid w:val="0034656D"/>
    <w:rsid w:val="0034662B"/>
    <w:rsid w:val="003508C5"/>
    <w:rsid w:val="00352796"/>
    <w:rsid w:val="003612CD"/>
    <w:rsid w:val="00365D4F"/>
    <w:rsid w:val="00372BB1"/>
    <w:rsid w:val="00373351"/>
    <w:rsid w:val="00373CF4"/>
    <w:rsid w:val="003775B1"/>
    <w:rsid w:val="0038268D"/>
    <w:rsid w:val="00385D32"/>
    <w:rsid w:val="003861D9"/>
    <w:rsid w:val="00387584"/>
    <w:rsid w:val="00390699"/>
    <w:rsid w:val="0039521D"/>
    <w:rsid w:val="00395F7A"/>
    <w:rsid w:val="003A0306"/>
    <w:rsid w:val="003A14CE"/>
    <w:rsid w:val="003B6B5F"/>
    <w:rsid w:val="003C03FD"/>
    <w:rsid w:val="003C08A3"/>
    <w:rsid w:val="003C6A1B"/>
    <w:rsid w:val="003D00F3"/>
    <w:rsid w:val="003D04FD"/>
    <w:rsid w:val="003D05FE"/>
    <w:rsid w:val="003D18F6"/>
    <w:rsid w:val="003D339E"/>
    <w:rsid w:val="003E6504"/>
    <w:rsid w:val="003E681E"/>
    <w:rsid w:val="003F1176"/>
    <w:rsid w:val="003F34A6"/>
    <w:rsid w:val="003F3A9C"/>
    <w:rsid w:val="003F42A9"/>
    <w:rsid w:val="00400E07"/>
    <w:rsid w:val="004035BD"/>
    <w:rsid w:val="0040679A"/>
    <w:rsid w:val="00414E0C"/>
    <w:rsid w:val="0041767A"/>
    <w:rsid w:val="00417EDB"/>
    <w:rsid w:val="00421FA3"/>
    <w:rsid w:val="00422290"/>
    <w:rsid w:val="0042471D"/>
    <w:rsid w:val="00426145"/>
    <w:rsid w:val="00430AAB"/>
    <w:rsid w:val="00443C18"/>
    <w:rsid w:val="004455E3"/>
    <w:rsid w:val="00447309"/>
    <w:rsid w:val="00455774"/>
    <w:rsid w:val="004647E0"/>
    <w:rsid w:val="00465DFA"/>
    <w:rsid w:val="00471E9D"/>
    <w:rsid w:val="0047245D"/>
    <w:rsid w:val="00474159"/>
    <w:rsid w:val="0047464F"/>
    <w:rsid w:val="00476748"/>
    <w:rsid w:val="0048675C"/>
    <w:rsid w:val="00492EE2"/>
    <w:rsid w:val="0049340C"/>
    <w:rsid w:val="004A35F4"/>
    <w:rsid w:val="004A66CC"/>
    <w:rsid w:val="004B2801"/>
    <w:rsid w:val="004C7A14"/>
    <w:rsid w:val="004D0D36"/>
    <w:rsid w:val="004D4850"/>
    <w:rsid w:val="004D54A2"/>
    <w:rsid w:val="004D7026"/>
    <w:rsid w:val="004E1228"/>
    <w:rsid w:val="004E1803"/>
    <w:rsid w:val="004E277B"/>
    <w:rsid w:val="004E47EC"/>
    <w:rsid w:val="004E5698"/>
    <w:rsid w:val="00503D59"/>
    <w:rsid w:val="0050498B"/>
    <w:rsid w:val="00505D37"/>
    <w:rsid w:val="00507DD6"/>
    <w:rsid w:val="00510F95"/>
    <w:rsid w:val="005118CB"/>
    <w:rsid w:val="00513A50"/>
    <w:rsid w:val="005215D6"/>
    <w:rsid w:val="00524C07"/>
    <w:rsid w:val="00527E54"/>
    <w:rsid w:val="00527E74"/>
    <w:rsid w:val="00534D5E"/>
    <w:rsid w:val="0053760D"/>
    <w:rsid w:val="00541A6F"/>
    <w:rsid w:val="005474ED"/>
    <w:rsid w:val="0056549A"/>
    <w:rsid w:val="0057421A"/>
    <w:rsid w:val="0058083D"/>
    <w:rsid w:val="00592E8E"/>
    <w:rsid w:val="005930FD"/>
    <w:rsid w:val="00594E7B"/>
    <w:rsid w:val="005A166C"/>
    <w:rsid w:val="005A2F3B"/>
    <w:rsid w:val="005B0070"/>
    <w:rsid w:val="005B27AF"/>
    <w:rsid w:val="005B550B"/>
    <w:rsid w:val="005B58FE"/>
    <w:rsid w:val="005C39CD"/>
    <w:rsid w:val="005D0D1F"/>
    <w:rsid w:val="005D1BA8"/>
    <w:rsid w:val="005E20F7"/>
    <w:rsid w:val="005E22E4"/>
    <w:rsid w:val="005F1713"/>
    <w:rsid w:val="005F30AA"/>
    <w:rsid w:val="00601A19"/>
    <w:rsid w:val="006059B9"/>
    <w:rsid w:val="0061754D"/>
    <w:rsid w:val="0062102F"/>
    <w:rsid w:val="00622E4E"/>
    <w:rsid w:val="006251AD"/>
    <w:rsid w:val="00625429"/>
    <w:rsid w:val="0063392A"/>
    <w:rsid w:val="00634FD2"/>
    <w:rsid w:val="00635721"/>
    <w:rsid w:val="00640EC6"/>
    <w:rsid w:val="006503A7"/>
    <w:rsid w:val="00650AC5"/>
    <w:rsid w:val="0065618E"/>
    <w:rsid w:val="006564C9"/>
    <w:rsid w:val="00661186"/>
    <w:rsid w:val="006619B2"/>
    <w:rsid w:val="006652BF"/>
    <w:rsid w:val="00667F95"/>
    <w:rsid w:val="00671ACC"/>
    <w:rsid w:val="006800E4"/>
    <w:rsid w:val="006838B2"/>
    <w:rsid w:val="006876DC"/>
    <w:rsid w:val="00693B38"/>
    <w:rsid w:val="00695532"/>
    <w:rsid w:val="0069727F"/>
    <w:rsid w:val="006A0E84"/>
    <w:rsid w:val="006A66EE"/>
    <w:rsid w:val="006B0058"/>
    <w:rsid w:val="006B1E85"/>
    <w:rsid w:val="006B3AAB"/>
    <w:rsid w:val="006C2F9E"/>
    <w:rsid w:val="006C5540"/>
    <w:rsid w:val="006C56F2"/>
    <w:rsid w:val="006D03E4"/>
    <w:rsid w:val="006D16B8"/>
    <w:rsid w:val="006E3DA2"/>
    <w:rsid w:val="006E4AC0"/>
    <w:rsid w:val="006E6BA2"/>
    <w:rsid w:val="006E7090"/>
    <w:rsid w:val="006F207F"/>
    <w:rsid w:val="006F2863"/>
    <w:rsid w:val="006F4998"/>
    <w:rsid w:val="00711325"/>
    <w:rsid w:val="007159D0"/>
    <w:rsid w:val="00721D27"/>
    <w:rsid w:val="007251F4"/>
    <w:rsid w:val="007254D0"/>
    <w:rsid w:val="0072768C"/>
    <w:rsid w:val="00731F51"/>
    <w:rsid w:val="0074109D"/>
    <w:rsid w:val="00743DF3"/>
    <w:rsid w:val="00755FC5"/>
    <w:rsid w:val="00760D50"/>
    <w:rsid w:val="00765554"/>
    <w:rsid w:val="007676C3"/>
    <w:rsid w:val="00767BD7"/>
    <w:rsid w:val="00770641"/>
    <w:rsid w:val="00772013"/>
    <w:rsid w:val="00773572"/>
    <w:rsid w:val="0077376B"/>
    <w:rsid w:val="00776901"/>
    <w:rsid w:val="00781A25"/>
    <w:rsid w:val="0078267E"/>
    <w:rsid w:val="007876C2"/>
    <w:rsid w:val="007A33F0"/>
    <w:rsid w:val="007A3CB6"/>
    <w:rsid w:val="007B18BB"/>
    <w:rsid w:val="007B5300"/>
    <w:rsid w:val="007B5D65"/>
    <w:rsid w:val="007D1A95"/>
    <w:rsid w:val="007D39BC"/>
    <w:rsid w:val="007D3A3E"/>
    <w:rsid w:val="007E2E86"/>
    <w:rsid w:val="007F3A2D"/>
    <w:rsid w:val="0080020A"/>
    <w:rsid w:val="0080575C"/>
    <w:rsid w:val="008172D0"/>
    <w:rsid w:val="00822925"/>
    <w:rsid w:val="0082333C"/>
    <w:rsid w:val="00823D98"/>
    <w:rsid w:val="008269B1"/>
    <w:rsid w:val="0082750E"/>
    <w:rsid w:val="00830FFD"/>
    <w:rsid w:val="00850ADB"/>
    <w:rsid w:val="00850E96"/>
    <w:rsid w:val="00856AA8"/>
    <w:rsid w:val="00860D47"/>
    <w:rsid w:val="00861601"/>
    <w:rsid w:val="008718F0"/>
    <w:rsid w:val="00872008"/>
    <w:rsid w:val="00884DA1"/>
    <w:rsid w:val="00893C6A"/>
    <w:rsid w:val="00893CD3"/>
    <w:rsid w:val="0089401A"/>
    <w:rsid w:val="008959F5"/>
    <w:rsid w:val="008B36A5"/>
    <w:rsid w:val="008B43CD"/>
    <w:rsid w:val="008B489B"/>
    <w:rsid w:val="008B5A86"/>
    <w:rsid w:val="008C02E5"/>
    <w:rsid w:val="008C4C21"/>
    <w:rsid w:val="008C7C3E"/>
    <w:rsid w:val="008D5E21"/>
    <w:rsid w:val="008D61DE"/>
    <w:rsid w:val="008D6F58"/>
    <w:rsid w:val="008E01C1"/>
    <w:rsid w:val="008E2521"/>
    <w:rsid w:val="008E7A77"/>
    <w:rsid w:val="008F11E3"/>
    <w:rsid w:val="008F24E1"/>
    <w:rsid w:val="008F5F99"/>
    <w:rsid w:val="00900981"/>
    <w:rsid w:val="00910D43"/>
    <w:rsid w:val="00913E3A"/>
    <w:rsid w:val="0092658F"/>
    <w:rsid w:val="00927A45"/>
    <w:rsid w:val="00930A4D"/>
    <w:rsid w:val="009342C2"/>
    <w:rsid w:val="009415BF"/>
    <w:rsid w:val="00942E63"/>
    <w:rsid w:val="0094429D"/>
    <w:rsid w:val="0095195A"/>
    <w:rsid w:val="00955821"/>
    <w:rsid w:val="009617F5"/>
    <w:rsid w:val="00963092"/>
    <w:rsid w:val="00967B62"/>
    <w:rsid w:val="009762AE"/>
    <w:rsid w:val="00980838"/>
    <w:rsid w:val="00980BF6"/>
    <w:rsid w:val="00980E86"/>
    <w:rsid w:val="0098435E"/>
    <w:rsid w:val="00985C84"/>
    <w:rsid w:val="00986E68"/>
    <w:rsid w:val="00993FF7"/>
    <w:rsid w:val="009A025A"/>
    <w:rsid w:val="009A1D44"/>
    <w:rsid w:val="009B5ADE"/>
    <w:rsid w:val="009C2D27"/>
    <w:rsid w:val="009C3168"/>
    <w:rsid w:val="009C493E"/>
    <w:rsid w:val="009C6B89"/>
    <w:rsid w:val="009C7A00"/>
    <w:rsid w:val="009D1654"/>
    <w:rsid w:val="009D76A2"/>
    <w:rsid w:val="009E2798"/>
    <w:rsid w:val="009E333B"/>
    <w:rsid w:val="009E4312"/>
    <w:rsid w:val="009E71B9"/>
    <w:rsid w:val="009E7734"/>
    <w:rsid w:val="009F2E54"/>
    <w:rsid w:val="00A04A23"/>
    <w:rsid w:val="00A07DA4"/>
    <w:rsid w:val="00A10062"/>
    <w:rsid w:val="00A100A2"/>
    <w:rsid w:val="00A11557"/>
    <w:rsid w:val="00A12758"/>
    <w:rsid w:val="00A13DB4"/>
    <w:rsid w:val="00A2373E"/>
    <w:rsid w:val="00A31B69"/>
    <w:rsid w:val="00A378F5"/>
    <w:rsid w:val="00A42D32"/>
    <w:rsid w:val="00A42F26"/>
    <w:rsid w:val="00A44593"/>
    <w:rsid w:val="00A56216"/>
    <w:rsid w:val="00A568BF"/>
    <w:rsid w:val="00A57FF7"/>
    <w:rsid w:val="00A604AD"/>
    <w:rsid w:val="00A64998"/>
    <w:rsid w:val="00A67D37"/>
    <w:rsid w:val="00A8351F"/>
    <w:rsid w:val="00A91135"/>
    <w:rsid w:val="00A911B9"/>
    <w:rsid w:val="00A958A3"/>
    <w:rsid w:val="00AA270B"/>
    <w:rsid w:val="00AA4C85"/>
    <w:rsid w:val="00AB079A"/>
    <w:rsid w:val="00AB28D3"/>
    <w:rsid w:val="00AC294F"/>
    <w:rsid w:val="00AC2D41"/>
    <w:rsid w:val="00AC61D7"/>
    <w:rsid w:val="00AD1150"/>
    <w:rsid w:val="00AD1384"/>
    <w:rsid w:val="00AE374D"/>
    <w:rsid w:val="00AE5E85"/>
    <w:rsid w:val="00AF10F8"/>
    <w:rsid w:val="00AF6325"/>
    <w:rsid w:val="00B2362D"/>
    <w:rsid w:val="00B30224"/>
    <w:rsid w:val="00B30284"/>
    <w:rsid w:val="00B318F3"/>
    <w:rsid w:val="00B33FDB"/>
    <w:rsid w:val="00B34517"/>
    <w:rsid w:val="00B44D31"/>
    <w:rsid w:val="00B4514D"/>
    <w:rsid w:val="00B47078"/>
    <w:rsid w:val="00B62ACE"/>
    <w:rsid w:val="00B75C29"/>
    <w:rsid w:val="00B77FBB"/>
    <w:rsid w:val="00B81CCE"/>
    <w:rsid w:val="00BA25EA"/>
    <w:rsid w:val="00BA4E86"/>
    <w:rsid w:val="00BB0A7C"/>
    <w:rsid w:val="00BB2971"/>
    <w:rsid w:val="00BB5E47"/>
    <w:rsid w:val="00BB6F40"/>
    <w:rsid w:val="00BB780E"/>
    <w:rsid w:val="00BC05FA"/>
    <w:rsid w:val="00BC718D"/>
    <w:rsid w:val="00BD3312"/>
    <w:rsid w:val="00BD3B3D"/>
    <w:rsid w:val="00BE30B1"/>
    <w:rsid w:val="00BF3D4E"/>
    <w:rsid w:val="00BF569A"/>
    <w:rsid w:val="00BF5706"/>
    <w:rsid w:val="00BF5ADF"/>
    <w:rsid w:val="00C00229"/>
    <w:rsid w:val="00C019FF"/>
    <w:rsid w:val="00C07A66"/>
    <w:rsid w:val="00C129F2"/>
    <w:rsid w:val="00C15503"/>
    <w:rsid w:val="00C17AA7"/>
    <w:rsid w:val="00C25116"/>
    <w:rsid w:val="00C336E3"/>
    <w:rsid w:val="00C412DC"/>
    <w:rsid w:val="00C429D0"/>
    <w:rsid w:val="00C4717D"/>
    <w:rsid w:val="00C51D0D"/>
    <w:rsid w:val="00C524B9"/>
    <w:rsid w:val="00C54846"/>
    <w:rsid w:val="00C54EFF"/>
    <w:rsid w:val="00C612AA"/>
    <w:rsid w:val="00C623D7"/>
    <w:rsid w:val="00C70237"/>
    <w:rsid w:val="00C734FE"/>
    <w:rsid w:val="00C80D72"/>
    <w:rsid w:val="00C81DAD"/>
    <w:rsid w:val="00C837C7"/>
    <w:rsid w:val="00C94FCB"/>
    <w:rsid w:val="00C9540A"/>
    <w:rsid w:val="00C965DE"/>
    <w:rsid w:val="00C97497"/>
    <w:rsid w:val="00CA201F"/>
    <w:rsid w:val="00CA266F"/>
    <w:rsid w:val="00CB1E14"/>
    <w:rsid w:val="00CB312E"/>
    <w:rsid w:val="00CB4093"/>
    <w:rsid w:val="00CB46AD"/>
    <w:rsid w:val="00CC2370"/>
    <w:rsid w:val="00CC300F"/>
    <w:rsid w:val="00CC30CB"/>
    <w:rsid w:val="00CC5832"/>
    <w:rsid w:val="00CC6077"/>
    <w:rsid w:val="00CC754B"/>
    <w:rsid w:val="00CE73A9"/>
    <w:rsid w:val="00CF3350"/>
    <w:rsid w:val="00CF3B2D"/>
    <w:rsid w:val="00CF4C51"/>
    <w:rsid w:val="00D162E7"/>
    <w:rsid w:val="00D173F9"/>
    <w:rsid w:val="00D209B0"/>
    <w:rsid w:val="00D266F2"/>
    <w:rsid w:val="00D26F81"/>
    <w:rsid w:val="00D30D3C"/>
    <w:rsid w:val="00D373D9"/>
    <w:rsid w:val="00D43AFD"/>
    <w:rsid w:val="00D43F47"/>
    <w:rsid w:val="00D50544"/>
    <w:rsid w:val="00D5142C"/>
    <w:rsid w:val="00D51808"/>
    <w:rsid w:val="00D52EC8"/>
    <w:rsid w:val="00D55894"/>
    <w:rsid w:val="00D6083B"/>
    <w:rsid w:val="00D64613"/>
    <w:rsid w:val="00D72B8E"/>
    <w:rsid w:val="00D75040"/>
    <w:rsid w:val="00D763C4"/>
    <w:rsid w:val="00D77221"/>
    <w:rsid w:val="00D8087A"/>
    <w:rsid w:val="00D823E9"/>
    <w:rsid w:val="00D83578"/>
    <w:rsid w:val="00D83ED7"/>
    <w:rsid w:val="00D96BDD"/>
    <w:rsid w:val="00DA4F2E"/>
    <w:rsid w:val="00DA5F68"/>
    <w:rsid w:val="00DB23C0"/>
    <w:rsid w:val="00DB4CBD"/>
    <w:rsid w:val="00DB58D1"/>
    <w:rsid w:val="00DC2885"/>
    <w:rsid w:val="00DC3A5C"/>
    <w:rsid w:val="00DC73CD"/>
    <w:rsid w:val="00DD628E"/>
    <w:rsid w:val="00DD6A81"/>
    <w:rsid w:val="00DE54DD"/>
    <w:rsid w:val="00DF0529"/>
    <w:rsid w:val="00DF126B"/>
    <w:rsid w:val="00DF7A22"/>
    <w:rsid w:val="00E07D5E"/>
    <w:rsid w:val="00E14ED9"/>
    <w:rsid w:val="00E24791"/>
    <w:rsid w:val="00E256FE"/>
    <w:rsid w:val="00E3024E"/>
    <w:rsid w:val="00E33EFA"/>
    <w:rsid w:val="00E354A1"/>
    <w:rsid w:val="00E41B85"/>
    <w:rsid w:val="00E46BAE"/>
    <w:rsid w:val="00E47AE9"/>
    <w:rsid w:val="00E51BF5"/>
    <w:rsid w:val="00E53A14"/>
    <w:rsid w:val="00E56157"/>
    <w:rsid w:val="00E629AD"/>
    <w:rsid w:val="00E652C2"/>
    <w:rsid w:val="00E658EF"/>
    <w:rsid w:val="00E67503"/>
    <w:rsid w:val="00E93CC5"/>
    <w:rsid w:val="00E94AB4"/>
    <w:rsid w:val="00E97A48"/>
    <w:rsid w:val="00EA5863"/>
    <w:rsid w:val="00EB23CA"/>
    <w:rsid w:val="00EB6F8C"/>
    <w:rsid w:val="00EB74F9"/>
    <w:rsid w:val="00EC00F4"/>
    <w:rsid w:val="00EC20C7"/>
    <w:rsid w:val="00EC35B3"/>
    <w:rsid w:val="00EC490C"/>
    <w:rsid w:val="00EC5042"/>
    <w:rsid w:val="00ED5D81"/>
    <w:rsid w:val="00EF022D"/>
    <w:rsid w:val="00F03690"/>
    <w:rsid w:val="00F10C14"/>
    <w:rsid w:val="00F10DB7"/>
    <w:rsid w:val="00F12FCF"/>
    <w:rsid w:val="00F14933"/>
    <w:rsid w:val="00F2107F"/>
    <w:rsid w:val="00F21925"/>
    <w:rsid w:val="00F23AA0"/>
    <w:rsid w:val="00F24F48"/>
    <w:rsid w:val="00F36828"/>
    <w:rsid w:val="00F370A2"/>
    <w:rsid w:val="00F37D3D"/>
    <w:rsid w:val="00F431F4"/>
    <w:rsid w:val="00F459DC"/>
    <w:rsid w:val="00F50B6C"/>
    <w:rsid w:val="00F567D5"/>
    <w:rsid w:val="00F65254"/>
    <w:rsid w:val="00F65F72"/>
    <w:rsid w:val="00F674C0"/>
    <w:rsid w:val="00F724D7"/>
    <w:rsid w:val="00F75B36"/>
    <w:rsid w:val="00F767FF"/>
    <w:rsid w:val="00F7691B"/>
    <w:rsid w:val="00F8054D"/>
    <w:rsid w:val="00F8668F"/>
    <w:rsid w:val="00F86B94"/>
    <w:rsid w:val="00F9087F"/>
    <w:rsid w:val="00F944F8"/>
    <w:rsid w:val="00F953FA"/>
    <w:rsid w:val="00FA48E3"/>
    <w:rsid w:val="00FA57FD"/>
    <w:rsid w:val="00FB0F6F"/>
    <w:rsid w:val="00FB26D3"/>
    <w:rsid w:val="00FB6063"/>
    <w:rsid w:val="00FB7F62"/>
    <w:rsid w:val="00FC00E5"/>
    <w:rsid w:val="00FC1347"/>
    <w:rsid w:val="00FC5421"/>
    <w:rsid w:val="00FC64EE"/>
    <w:rsid w:val="00FD52E4"/>
    <w:rsid w:val="00FD7990"/>
    <w:rsid w:val="00FE3A40"/>
    <w:rsid w:val="00FE427B"/>
    <w:rsid w:val="00FF2E3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68B3CC"/>
  <w15:docId w15:val="{4E7101AB-575B-8A44-8A00-9C63B0937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37F"/>
    <w:pPr>
      <w:spacing w:line="288" w:lineRule="auto"/>
    </w:pPr>
    <w:rPr>
      <w:rFonts w:ascii="DINOT-Light" w:hAnsi="DINOT-Light" w:cstheme="minorHAnsi"/>
    </w:rPr>
  </w:style>
  <w:style w:type="paragraph" w:styleId="Heading1">
    <w:name w:val="heading 1"/>
    <w:aliases w:val="Subheading"/>
    <w:basedOn w:val="NoSpacing"/>
    <w:next w:val="Normal"/>
    <w:link w:val="Heading1Char"/>
    <w:uiPriority w:val="9"/>
    <w:qFormat/>
    <w:rsid w:val="0015637F"/>
    <w:pPr>
      <w:spacing w:before="240" w:after="120"/>
      <w:outlineLvl w:val="0"/>
    </w:pPr>
    <w:rPr>
      <w:rFonts w:ascii="DINRoundOT" w:hAnsi="DINRoundOT" w:cs="DINRoundOT"/>
      <w:caps/>
      <w:color w:val="1A2F7E" w:themeColor="accent2"/>
      <w:sz w:val="24"/>
    </w:rPr>
  </w:style>
  <w:style w:type="paragraph" w:styleId="Heading2">
    <w:name w:val="heading 2"/>
    <w:aliases w:val="Heading"/>
    <w:basedOn w:val="Normal"/>
    <w:next w:val="Normal"/>
    <w:link w:val="Heading2Char"/>
    <w:uiPriority w:val="9"/>
    <w:unhideWhenUsed/>
    <w:qFormat/>
    <w:rsid w:val="00C97497"/>
    <w:pPr>
      <w:pBdr>
        <w:bottom w:val="single" w:sz="8" w:space="1" w:color="183560"/>
      </w:pBdr>
      <w:spacing w:after="120"/>
      <w:jc w:val="right"/>
      <w:outlineLvl w:val="1"/>
    </w:pPr>
    <w:rPr>
      <w:rFonts w:ascii="DINOT-Black" w:eastAsia="方正舒体" w:hAnsi="DINOT-Black" w:cs="Arial"/>
      <w:color w:val="183560"/>
      <w:sz w:val="32"/>
    </w:rPr>
  </w:style>
  <w:style w:type="paragraph" w:styleId="Heading3">
    <w:name w:val="heading 3"/>
    <w:basedOn w:val="Normal"/>
    <w:next w:val="Normal"/>
    <w:link w:val="Heading3Char"/>
    <w:uiPriority w:val="9"/>
    <w:semiHidden/>
    <w:unhideWhenUsed/>
    <w:pPr>
      <w:keepNext/>
      <w:keepLines/>
      <w:spacing w:before="60" w:after="0" w:line="240" w:lineRule="auto"/>
      <w:outlineLvl w:val="2"/>
    </w:pPr>
    <w:rPr>
      <w:rFonts w:eastAsiaTheme="majorEastAsia" w:cstheme="majorBidi"/>
      <w:b/>
      <w:bCs/>
      <w:caps/>
      <w:color w:val="83C351"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0B6623"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084C1A"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84C1A"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83C351"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0B6623"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084C1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lang w:val="en-US"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lang w:val="en-US" w:eastAsia="ja-JP"/>
    </w:rPr>
  </w:style>
  <w:style w:type="paragraph" w:customStyle="1" w:styleId="CompanyName">
    <w:name w:val="Company Name"/>
    <w:basedOn w:val="Normal"/>
    <w:pPr>
      <w:spacing w:before="960"/>
    </w:pPr>
    <w:rPr>
      <w:rFonts w:asciiTheme="majorHAnsi" w:hAnsiTheme="majorHAnsi"/>
      <w:caps/>
      <w:noProof/>
      <w:color w:val="000000" w:themeColor="text1"/>
      <w:spacing w:val="-10"/>
      <w:sz w:val="28"/>
    </w:rPr>
  </w:style>
  <w:style w:type="paragraph" w:customStyle="1" w:styleId="RecipientAddress">
    <w:name w:val="Recipient Address"/>
    <w:basedOn w:val="Normal"/>
    <w:pPr>
      <w:spacing w:after="120"/>
    </w:pPr>
  </w:style>
  <w:style w:type="paragraph" w:styleId="Salutation">
    <w:name w:val="Salutation"/>
    <w:basedOn w:val="Normal"/>
    <w:next w:val="Normal"/>
    <w:link w:val="SalutationChar"/>
    <w:uiPriority w:val="99"/>
    <w:unhideWhenUsed/>
    <w:pPr>
      <w:spacing w:before="720" w:after="720"/>
    </w:pPr>
    <w:rPr>
      <w:rFonts w:asciiTheme="majorHAnsi" w:hAnsiTheme="majorHAnsi"/>
      <w:caps/>
      <w:color w:val="83C351" w:themeColor="text2"/>
      <w:spacing w:val="-10"/>
      <w:sz w:val="28"/>
    </w:rPr>
  </w:style>
  <w:style w:type="character" w:customStyle="1" w:styleId="SalutationChar">
    <w:name w:val="Salutation Char"/>
    <w:basedOn w:val="DefaultParagraphFont"/>
    <w:link w:val="Salutation"/>
    <w:uiPriority w:val="99"/>
    <w:rPr>
      <w:rFonts w:asciiTheme="majorHAnsi" w:hAnsiTheme="majorHAnsi"/>
      <w:caps/>
      <w:color w:val="83C351" w:themeColor="text2"/>
      <w:spacing w:val="-10"/>
      <w:sz w:val="28"/>
      <w:lang w:val="en-US" w:eastAsia="ja-JP"/>
    </w:rPr>
  </w:style>
  <w:style w:type="paragraph" w:styleId="Date">
    <w:name w:val="Date"/>
    <w:basedOn w:val="Normal"/>
    <w:next w:val="Normal"/>
    <w:link w:val="DateChar"/>
    <w:uiPriority w:val="99"/>
    <w:unhideWhenUsed/>
    <w:pPr>
      <w:spacing w:line="240" w:lineRule="auto"/>
    </w:pPr>
    <w:rPr>
      <w:b/>
      <w:color w:val="000000" w:themeColor="text1"/>
      <w:sz w:val="32"/>
    </w:rPr>
  </w:style>
  <w:style w:type="character" w:customStyle="1" w:styleId="DateChar">
    <w:name w:val="Date Char"/>
    <w:basedOn w:val="DefaultParagraphFont"/>
    <w:link w:val="Date"/>
    <w:uiPriority w:val="99"/>
    <w:rPr>
      <w:b/>
      <w:color w:val="000000" w:themeColor="text1"/>
      <w:sz w:val="32"/>
      <w:lang w:val="en-US" w:eastAsia="ja-JP"/>
    </w:rPr>
  </w:style>
  <w:style w:type="paragraph" w:styleId="Closing">
    <w:name w:val="Closing"/>
    <w:basedOn w:val="Normal"/>
    <w:link w:val="ClosingChar"/>
    <w:uiPriority w:val="99"/>
    <w:unhideWhenUsed/>
    <w:pPr>
      <w:spacing w:before="600" w:after="600" w:line="240" w:lineRule="auto"/>
    </w:pPr>
    <w:rPr>
      <w:rFonts w:asciiTheme="majorHAnsi" w:hAnsiTheme="majorHAnsi"/>
      <w:caps/>
      <w:color w:val="0B6623" w:themeColor="accent1"/>
      <w:spacing w:val="-10"/>
      <w:sz w:val="28"/>
    </w:rPr>
  </w:style>
  <w:style w:type="character" w:customStyle="1" w:styleId="ClosingChar">
    <w:name w:val="Closing Char"/>
    <w:basedOn w:val="DefaultParagraphFont"/>
    <w:link w:val="Closing"/>
    <w:uiPriority w:val="99"/>
    <w:rPr>
      <w:rFonts w:asciiTheme="majorHAnsi" w:hAnsiTheme="majorHAnsi"/>
      <w:caps/>
      <w:color w:val="0B6623" w:themeColor="accent1"/>
      <w:spacing w:val="-10"/>
      <w:sz w:val="28"/>
      <w:lang w:val="en-US"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val="en-US" w:eastAsia="ja-JP"/>
    </w:rPr>
  </w:style>
  <w:style w:type="character" w:customStyle="1" w:styleId="Heading1Char">
    <w:name w:val="Heading 1 Char"/>
    <w:aliases w:val="Subheading Char"/>
    <w:basedOn w:val="DefaultParagraphFont"/>
    <w:link w:val="Heading1"/>
    <w:uiPriority w:val="9"/>
    <w:rsid w:val="0015637F"/>
    <w:rPr>
      <w:rFonts w:ascii="DINRoundOT" w:hAnsi="DINRoundOT" w:cs="DINRoundOT"/>
      <w:caps/>
      <w:color w:val="1A2F7E" w:themeColor="accent2"/>
      <w:sz w:val="24"/>
    </w:rPr>
  </w:style>
  <w:style w:type="character" w:customStyle="1" w:styleId="Heading2Char">
    <w:name w:val="Heading 2 Char"/>
    <w:aliases w:val="Heading Char"/>
    <w:basedOn w:val="DefaultParagraphFont"/>
    <w:link w:val="Heading2"/>
    <w:uiPriority w:val="9"/>
    <w:rsid w:val="00C97497"/>
    <w:rPr>
      <w:rFonts w:ascii="DINOT-Black" w:eastAsia="方正舒体" w:hAnsi="DINOT-Black" w:cs="Arial"/>
      <w:color w:val="183560"/>
      <w:sz w:val="32"/>
    </w:rPr>
  </w:style>
  <w:style w:type="character" w:customStyle="1" w:styleId="Heading3Char">
    <w:name w:val="Heading 3 Char"/>
    <w:basedOn w:val="DefaultParagraphFont"/>
    <w:link w:val="Heading3"/>
    <w:uiPriority w:val="9"/>
    <w:semiHidden/>
    <w:rPr>
      <w:rFonts w:eastAsiaTheme="majorEastAsia" w:cstheme="majorBidi"/>
      <w:b/>
      <w:bCs/>
      <w:caps/>
      <w:color w:val="83C351"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0B6623" w:themeColor="accent1"/>
    </w:rPr>
  </w:style>
  <w:style w:type="character" w:customStyle="1" w:styleId="Heading5Char">
    <w:name w:val="Heading 5 Char"/>
    <w:basedOn w:val="DefaultParagraphFont"/>
    <w:link w:val="Heading5"/>
    <w:uiPriority w:val="9"/>
    <w:semiHidden/>
    <w:rPr>
      <w:rFonts w:eastAsiaTheme="majorEastAsia" w:cstheme="majorBidi"/>
      <w:b/>
      <w:color w:val="084C1A"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84C1A"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83C351"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B6623"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84C1A" w:themeColor="accent1" w:themeShade="BF"/>
      <w:sz w:val="20"/>
      <w:szCs w:val="20"/>
    </w:rPr>
  </w:style>
  <w:style w:type="paragraph" w:styleId="Caption">
    <w:name w:val="caption"/>
    <w:basedOn w:val="Normal"/>
    <w:next w:val="Normal"/>
    <w:uiPriority w:val="35"/>
    <w:semiHidden/>
    <w:unhideWhenUsed/>
    <w:qFormat/>
    <w:pPr>
      <w:spacing w:line="240" w:lineRule="auto"/>
    </w:pPr>
    <w:rPr>
      <w:bCs/>
      <w:caps/>
      <w:color w:val="0B6623" w:themeColor="accent1"/>
      <w:sz w:val="18"/>
      <w:szCs w:val="18"/>
    </w:rPr>
  </w:style>
  <w:style w:type="paragraph" w:styleId="Title">
    <w:name w:val="Title"/>
    <w:basedOn w:val="Normal"/>
    <w:next w:val="Normal"/>
    <w:link w:val="TitleChar"/>
    <w:uiPriority w:val="10"/>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pPr>
      <w:numPr>
        <w:ilvl w:val="1"/>
      </w:numPr>
    </w:pPr>
    <w:rPr>
      <w:rFonts w:asciiTheme="majorHAnsi" w:eastAsiaTheme="majorEastAsia" w:hAnsiTheme="majorHAnsi" w:cstheme="majorBidi"/>
      <w:iCs/>
      <w:caps/>
      <w:color w:val="83C351"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83C351"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rPr>
      <w:i/>
      <w:iCs/>
    </w:rPr>
  </w:style>
  <w:style w:type="paragraph" w:styleId="NoSpacing">
    <w:name w:val="No Spacing"/>
    <w:aliases w:val="Uniform"/>
    <w:basedOn w:val="Normal"/>
    <w:link w:val="NoSpacingChar"/>
    <w:uiPriority w:val="1"/>
    <w:qFormat/>
    <w:rsid w:val="003F34A6"/>
    <w:pPr>
      <w:jc w:val="both"/>
    </w:pPr>
  </w:style>
  <w:style w:type="character" w:customStyle="1" w:styleId="NoSpacingChar">
    <w:name w:val="No Spacing Char"/>
    <w:aliases w:val="Uniform Char"/>
    <w:basedOn w:val="DefaultParagraphFont"/>
    <w:link w:val="NoSpacing"/>
    <w:uiPriority w:val="1"/>
    <w:rsid w:val="003F34A6"/>
    <w:rPr>
      <w:rFonts w:ascii="DINOT-Light" w:hAnsi="DINOT-Light" w:cstheme="minorHAnsi"/>
    </w:rPr>
  </w:style>
  <w:style w:type="paragraph" w:styleId="ListParagraph">
    <w:name w:val="List Paragraph"/>
    <w:basedOn w:val="Normal"/>
    <w:pPr>
      <w:ind w:left="720"/>
      <w:contextualSpacing/>
    </w:pPr>
  </w:style>
  <w:style w:type="paragraph" w:styleId="Quote">
    <w:name w:val="Quote"/>
    <w:basedOn w:val="Normal"/>
    <w:next w:val="Normal"/>
    <w:link w:val="QuoteChar"/>
    <w:uiPriority w:val="29"/>
    <w:pPr>
      <w:spacing w:line="360" w:lineRule="auto"/>
    </w:pPr>
    <w:rPr>
      <w:i/>
      <w:iCs/>
      <w:color w:val="0B6623" w:themeColor="accent1"/>
      <w:sz w:val="28"/>
    </w:rPr>
  </w:style>
  <w:style w:type="character" w:customStyle="1" w:styleId="QuoteChar">
    <w:name w:val="Quote Char"/>
    <w:basedOn w:val="DefaultParagraphFont"/>
    <w:link w:val="Quote"/>
    <w:uiPriority w:val="29"/>
    <w:rPr>
      <w:i/>
      <w:iCs/>
      <w:color w:val="0B6623" w:themeColor="accent1"/>
      <w:sz w:val="28"/>
    </w:rPr>
  </w:style>
  <w:style w:type="paragraph" w:styleId="IntenseQuote">
    <w:name w:val="Intense Quote"/>
    <w:basedOn w:val="Normal"/>
    <w:next w:val="Normal"/>
    <w:link w:val="IntenseQuoteChar"/>
    <w:uiPriority w:val="30"/>
    <w:pPr>
      <w:pBdr>
        <w:top w:val="single" w:sz="36" w:space="5" w:color="000000" w:themeColor="text1"/>
        <w:bottom w:val="single" w:sz="18" w:space="5" w:color="83C351"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rPr>
      <w:i/>
      <w:iCs/>
      <w:color w:val="0B6623" w:themeColor="accent1"/>
    </w:rPr>
  </w:style>
  <w:style w:type="character" w:styleId="IntenseEmphasis">
    <w:name w:val="Intense Emphasis"/>
    <w:basedOn w:val="DefaultParagraphFont"/>
    <w:uiPriority w:val="21"/>
    <w:rPr>
      <w:b/>
      <w:bCs/>
      <w:i/>
      <w:iCs/>
      <w:color w:val="83C351" w:themeColor="text2"/>
    </w:rPr>
  </w:style>
  <w:style w:type="character" w:styleId="SubtleReference">
    <w:name w:val="Subtle Reference"/>
    <w:basedOn w:val="DefaultParagraphFont"/>
    <w:uiPriority w:val="31"/>
    <w:rPr>
      <w:rFonts w:asciiTheme="minorHAnsi" w:hAnsiTheme="minorHAnsi"/>
      <w:smallCaps/>
      <w:color w:val="1A2F7E" w:themeColor="accent2"/>
      <w:sz w:val="22"/>
      <w:u w:val="none"/>
    </w:rPr>
  </w:style>
  <w:style w:type="character" w:styleId="IntenseReference">
    <w:name w:val="Intense Reference"/>
    <w:basedOn w:val="DefaultParagraphFont"/>
    <w:uiPriority w:val="32"/>
    <w:rPr>
      <w:rFonts w:asciiTheme="minorHAnsi" w:hAnsiTheme="minorHAnsi"/>
      <w:b/>
      <w:bCs/>
      <w:caps/>
      <w:color w:val="1A2F7E" w:themeColor="accent2"/>
      <w:spacing w:val="5"/>
      <w:sz w:val="22"/>
      <w:u w:val="single"/>
    </w:rPr>
  </w:style>
  <w:style w:type="character" w:styleId="BookTitle">
    <w:name w:val="Book Title"/>
    <w:basedOn w:val="DefaultParagraphFont"/>
    <w:uiPriority w:val="33"/>
    <w:rPr>
      <w:rFonts w:asciiTheme="minorHAnsi" w:hAnsiTheme="minorHAnsi"/>
      <w:b/>
      <w:bCs/>
      <w:caps/>
      <w:color w:val="053311" w:themeColor="accent1" w:themeShade="80"/>
      <w:spacing w:val="5"/>
      <w:sz w:val="22"/>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Pr>
      <w:color w:val="808080"/>
    </w:rPr>
  </w:style>
  <w:style w:type="paragraph" w:styleId="TOC2">
    <w:name w:val="toc 2"/>
    <w:basedOn w:val="Normal"/>
    <w:next w:val="Normal"/>
    <w:autoRedefine/>
    <w:uiPriority w:val="39"/>
    <w:unhideWhenUsed/>
    <w:rsid w:val="006E4AC0"/>
    <w:pPr>
      <w:spacing w:after="100"/>
      <w:ind w:left="220"/>
    </w:pPr>
  </w:style>
  <w:style w:type="paragraph" w:styleId="TOC1">
    <w:name w:val="toc 1"/>
    <w:basedOn w:val="Normal"/>
    <w:next w:val="Normal"/>
    <w:autoRedefine/>
    <w:uiPriority w:val="39"/>
    <w:unhideWhenUsed/>
    <w:rsid w:val="006E4AC0"/>
    <w:pPr>
      <w:spacing w:after="100"/>
    </w:pPr>
  </w:style>
  <w:style w:type="character" w:styleId="Hyperlink">
    <w:name w:val="Hyperlink"/>
    <w:basedOn w:val="DefaultParagraphFont"/>
    <w:unhideWhenUsed/>
    <w:rsid w:val="006E4AC0"/>
    <w:rPr>
      <w:color w:val="7030A0" w:themeColor="hyperlink"/>
      <w:u w:val="single"/>
    </w:rPr>
  </w:style>
  <w:style w:type="character" w:styleId="CommentReference">
    <w:name w:val="annotation reference"/>
    <w:basedOn w:val="DefaultParagraphFont"/>
    <w:semiHidden/>
    <w:unhideWhenUsed/>
    <w:rsid w:val="00FA57FD"/>
    <w:rPr>
      <w:sz w:val="16"/>
      <w:szCs w:val="16"/>
    </w:rPr>
  </w:style>
  <w:style w:type="paragraph" w:styleId="CommentText">
    <w:name w:val="annotation text"/>
    <w:basedOn w:val="Normal"/>
    <w:link w:val="CommentTextChar"/>
    <w:semiHidden/>
    <w:unhideWhenUsed/>
    <w:rsid w:val="00FA57FD"/>
    <w:pPr>
      <w:spacing w:line="240" w:lineRule="auto"/>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semiHidden/>
    <w:rsid w:val="00FA57FD"/>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165740"/>
    <w:rPr>
      <w:rFonts w:ascii="DINOT-Light" w:eastAsiaTheme="minorEastAsia" w:hAnsi="DINOT-Light" w:cstheme="minorHAnsi"/>
      <w:b/>
      <w:bCs/>
      <w:lang w:eastAsia="ja-JP"/>
    </w:rPr>
  </w:style>
  <w:style w:type="character" w:customStyle="1" w:styleId="CommentSubjectChar">
    <w:name w:val="Comment Subject Char"/>
    <w:basedOn w:val="CommentTextChar"/>
    <w:link w:val="CommentSubject"/>
    <w:uiPriority w:val="99"/>
    <w:semiHidden/>
    <w:rsid w:val="00165740"/>
    <w:rPr>
      <w:rFonts w:ascii="DINOT-Light" w:eastAsiaTheme="minorHAnsi" w:hAnsi="DINOT-Light" w:cstheme="minorHAnsi"/>
      <w:b/>
      <w:bCs/>
      <w:sz w:val="20"/>
      <w:szCs w:val="20"/>
      <w:lang w:eastAsia="en-US"/>
    </w:rPr>
  </w:style>
  <w:style w:type="paragraph" w:styleId="NormalWeb">
    <w:name w:val="Normal (Web)"/>
    <w:basedOn w:val="Normal"/>
    <w:uiPriority w:val="99"/>
    <w:unhideWhenUsed/>
    <w:rsid w:val="00263B7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263B70"/>
    <w:rPr>
      <w:color w:val="605E5C"/>
      <w:shd w:val="clear" w:color="auto" w:fill="E1DFDD"/>
    </w:rPr>
  </w:style>
  <w:style w:type="character" w:styleId="FollowedHyperlink">
    <w:name w:val="FollowedHyperlink"/>
    <w:basedOn w:val="DefaultParagraphFont"/>
    <w:uiPriority w:val="99"/>
    <w:semiHidden/>
    <w:unhideWhenUsed/>
    <w:rsid w:val="00A911B9"/>
    <w:rPr>
      <w:color w:val="FF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8453">
      <w:bodyDiv w:val="1"/>
      <w:marLeft w:val="0"/>
      <w:marRight w:val="0"/>
      <w:marTop w:val="0"/>
      <w:marBottom w:val="0"/>
      <w:divBdr>
        <w:top w:val="none" w:sz="0" w:space="0" w:color="auto"/>
        <w:left w:val="none" w:sz="0" w:space="0" w:color="auto"/>
        <w:bottom w:val="none" w:sz="0" w:space="0" w:color="auto"/>
        <w:right w:val="none" w:sz="0" w:space="0" w:color="auto"/>
      </w:divBdr>
    </w:div>
    <w:div w:id="112092305">
      <w:bodyDiv w:val="1"/>
      <w:marLeft w:val="0"/>
      <w:marRight w:val="0"/>
      <w:marTop w:val="0"/>
      <w:marBottom w:val="0"/>
      <w:divBdr>
        <w:top w:val="none" w:sz="0" w:space="0" w:color="auto"/>
        <w:left w:val="none" w:sz="0" w:space="0" w:color="auto"/>
        <w:bottom w:val="none" w:sz="0" w:space="0" w:color="auto"/>
        <w:right w:val="none" w:sz="0" w:space="0" w:color="auto"/>
      </w:divBdr>
    </w:div>
    <w:div w:id="241061441">
      <w:bodyDiv w:val="1"/>
      <w:marLeft w:val="0"/>
      <w:marRight w:val="0"/>
      <w:marTop w:val="0"/>
      <w:marBottom w:val="0"/>
      <w:divBdr>
        <w:top w:val="none" w:sz="0" w:space="0" w:color="auto"/>
        <w:left w:val="none" w:sz="0" w:space="0" w:color="auto"/>
        <w:bottom w:val="none" w:sz="0" w:space="0" w:color="auto"/>
        <w:right w:val="none" w:sz="0" w:space="0" w:color="auto"/>
      </w:divBdr>
    </w:div>
    <w:div w:id="328217401">
      <w:bodyDiv w:val="1"/>
      <w:marLeft w:val="0"/>
      <w:marRight w:val="0"/>
      <w:marTop w:val="0"/>
      <w:marBottom w:val="0"/>
      <w:divBdr>
        <w:top w:val="none" w:sz="0" w:space="0" w:color="auto"/>
        <w:left w:val="none" w:sz="0" w:space="0" w:color="auto"/>
        <w:bottom w:val="none" w:sz="0" w:space="0" w:color="auto"/>
        <w:right w:val="none" w:sz="0" w:space="0" w:color="auto"/>
      </w:divBdr>
    </w:div>
    <w:div w:id="370686845">
      <w:bodyDiv w:val="1"/>
      <w:marLeft w:val="0"/>
      <w:marRight w:val="0"/>
      <w:marTop w:val="0"/>
      <w:marBottom w:val="0"/>
      <w:divBdr>
        <w:top w:val="none" w:sz="0" w:space="0" w:color="auto"/>
        <w:left w:val="none" w:sz="0" w:space="0" w:color="auto"/>
        <w:bottom w:val="none" w:sz="0" w:space="0" w:color="auto"/>
        <w:right w:val="none" w:sz="0" w:space="0" w:color="auto"/>
      </w:divBdr>
    </w:div>
    <w:div w:id="386952354">
      <w:bodyDiv w:val="1"/>
      <w:marLeft w:val="0"/>
      <w:marRight w:val="0"/>
      <w:marTop w:val="0"/>
      <w:marBottom w:val="0"/>
      <w:divBdr>
        <w:top w:val="none" w:sz="0" w:space="0" w:color="auto"/>
        <w:left w:val="none" w:sz="0" w:space="0" w:color="auto"/>
        <w:bottom w:val="none" w:sz="0" w:space="0" w:color="auto"/>
        <w:right w:val="none" w:sz="0" w:space="0" w:color="auto"/>
      </w:divBdr>
    </w:div>
    <w:div w:id="400298407">
      <w:bodyDiv w:val="1"/>
      <w:marLeft w:val="0"/>
      <w:marRight w:val="0"/>
      <w:marTop w:val="0"/>
      <w:marBottom w:val="0"/>
      <w:divBdr>
        <w:top w:val="none" w:sz="0" w:space="0" w:color="auto"/>
        <w:left w:val="none" w:sz="0" w:space="0" w:color="auto"/>
        <w:bottom w:val="none" w:sz="0" w:space="0" w:color="auto"/>
        <w:right w:val="none" w:sz="0" w:space="0" w:color="auto"/>
      </w:divBdr>
    </w:div>
    <w:div w:id="428619633">
      <w:bodyDiv w:val="1"/>
      <w:marLeft w:val="0"/>
      <w:marRight w:val="0"/>
      <w:marTop w:val="0"/>
      <w:marBottom w:val="0"/>
      <w:divBdr>
        <w:top w:val="none" w:sz="0" w:space="0" w:color="auto"/>
        <w:left w:val="none" w:sz="0" w:space="0" w:color="auto"/>
        <w:bottom w:val="none" w:sz="0" w:space="0" w:color="auto"/>
        <w:right w:val="none" w:sz="0" w:space="0" w:color="auto"/>
      </w:divBdr>
    </w:div>
    <w:div w:id="433520827">
      <w:bodyDiv w:val="1"/>
      <w:marLeft w:val="0"/>
      <w:marRight w:val="0"/>
      <w:marTop w:val="0"/>
      <w:marBottom w:val="0"/>
      <w:divBdr>
        <w:top w:val="none" w:sz="0" w:space="0" w:color="auto"/>
        <w:left w:val="none" w:sz="0" w:space="0" w:color="auto"/>
        <w:bottom w:val="none" w:sz="0" w:space="0" w:color="auto"/>
        <w:right w:val="none" w:sz="0" w:space="0" w:color="auto"/>
      </w:divBdr>
    </w:div>
    <w:div w:id="448669426">
      <w:bodyDiv w:val="1"/>
      <w:marLeft w:val="0"/>
      <w:marRight w:val="0"/>
      <w:marTop w:val="0"/>
      <w:marBottom w:val="0"/>
      <w:divBdr>
        <w:top w:val="none" w:sz="0" w:space="0" w:color="auto"/>
        <w:left w:val="none" w:sz="0" w:space="0" w:color="auto"/>
        <w:bottom w:val="none" w:sz="0" w:space="0" w:color="auto"/>
        <w:right w:val="none" w:sz="0" w:space="0" w:color="auto"/>
      </w:divBdr>
    </w:div>
    <w:div w:id="516699070">
      <w:bodyDiv w:val="1"/>
      <w:marLeft w:val="0"/>
      <w:marRight w:val="0"/>
      <w:marTop w:val="0"/>
      <w:marBottom w:val="0"/>
      <w:divBdr>
        <w:top w:val="none" w:sz="0" w:space="0" w:color="auto"/>
        <w:left w:val="none" w:sz="0" w:space="0" w:color="auto"/>
        <w:bottom w:val="none" w:sz="0" w:space="0" w:color="auto"/>
        <w:right w:val="none" w:sz="0" w:space="0" w:color="auto"/>
      </w:divBdr>
      <w:divsChild>
        <w:div w:id="1113937681">
          <w:marLeft w:val="0"/>
          <w:marRight w:val="0"/>
          <w:marTop w:val="0"/>
          <w:marBottom w:val="0"/>
          <w:divBdr>
            <w:top w:val="none" w:sz="0" w:space="0" w:color="auto"/>
            <w:left w:val="none" w:sz="0" w:space="0" w:color="auto"/>
            <w:bottom w:val="none" w:sz="0" w:space="0" w:color="auto"/>
            <w:right w:val="none" w:sz="0" w:space="0" w:color="auto"/>
          </w:divBdr>
        </w:div>
      </w:divsChild>
    </w:div>
    <w:div w:id="566261503">
      <w:bodyDiv w:val="1"/>
      <w:marLeft w:val="0"/>
      <w:marRight w:val="0"/>
      <w:marTop w:val="0"/>
      <w:marBottom w:val="0"/>
      <w:divBdr>
        <w:top w:val="none" w:sz="0" w:space="0" w:color="auto"/>
        <w:left w:val="none" w:sz="0" w:space="0" w:color="auto"/>
        <w:bottom w:val="none" w:sz="0" w:space="0" w:color="auto"/>
        <w:right w:val="none" w:sz="0" w:space="0" w:color="auto"/>
      </w:divBdr>
    </w:div>
    <w:div w:id="721101692">
      <w:bodyDiv w:val="1"/>
      <w:marLeft w:val="0"/>
      <w:marRight w:val="0"/>
      <w:marTop w:val="0"/>
      <w:marBottom w:val="0"/>
      <w:divBdr>
        <w:top w:val="none" w:sz="0" w:space="0" w:color="auto"/>
        <w:left w:val="none" w:sz="0" w:space="0" w:color="auto"/>
        <w:bottom w:val="none" w:sz="0" w:space="0" w:color="auto"/>
        <w:right w:val="none" w:sz="0" w:space="0" w:color="auto"/>
      </w:divBdr>
    </w:div>
    <w:div w:id="972294493">
      <w:bodyDiv w:val="1"/>
      <w:marLeft w:val="0"/>
      <w:marRight w:val="0"/>
      <w:marTop w:val="0"/>
      <w:marBottom w:val="0"/>
      <w:divBdr>
        <w:top w:val="none" w:sz="0" w:space="0" w:color="auto"/>
        <w:left w:val="none" w:sz="0" w:space="0" w:color="auto"/>
        <w:bottom w:val="none" w:sz="0" w:space="0" w:color="auto"/>
        <w:right w:val="none" w:sz="0" w:space="0" w:color="auto"/>
      </w:divBdr>
    </w:div>
    <w:div w:id="1007369549">
      <w:bodyDiv w:val="1"/>
      <w:marLeft w:val="0"/>
      <w:marRight w:val="0"/>
      <w:marTop w:val="0"/>
      <w:marBottom w:val="0"/>
      <w:divBdr>
        <w:top w:val="none" w:sz="0" w:space="0" w:color="auto"/>
        <w:left w:val="none" w:sz="0" w:space="0" w:color="auto"/>
        <w:bottom w:val="none" w:sz="0" w:space="0" w:color="auto"/>
        <w:right w:val="none" w:sz="0" w:space="0" w:color="auto"/>
      </w:divBdr>
    </w:div>
    <w:div w:id="1029794936">
      <w:bodyDiv w:val="1"/>
      <w:marLeft w:val="0"/>
      <w:marRight w:val="0"/>
      <w:marTop w:val="0"/>
      <w:marBottom w:val="0"/>
      <w:divBdr>
        <w:top w:val="none" w:sz="0" w:space="0" w:color="auto"/>
        <w:left w:val="none" w:sz="0" w:space="0" w:color="auto"/>
        <w:bottom w:val="none" w:sz="0" w:space="0" w:color="auto"/>
        <w:right w:val="none" w:sz="0" w:space="0" w:color="auto"/>
      </w:divBdr>
    </w:div>
    <w:div w:id="1121222290">
      <w:bodyDiv w:val="1"/>
      <w:marLeft w:val="0"/>
      <w:marRight w:val="0"/>
      <w:marTop w:val="0"/>
      <w:marBottom w:val="0"/>
      <w:divBdr>
        <w:top w:val="none" w:sz="0" w:space="0" w:color="auto"/>
        <w:left w:val="none" w:sz="0" w:space="0" w:color="auto"/>
        <w:bottom w:val="none" w:sz="0" w:space="0" w:color="auto"/>
        <w:right w:val="none" w:sz="0" w:space="0" w:color="auto"/>
      </w:divBdr>
    </w:div>
    <w:div w:id="1141190340">
      <w:bodyDiv w:val="1"/>
      <w:marLeft w:val="0"/>
      <w:marRight w:val="0"/>
      <w:marTop w:val="0"/>
      <w:marBottom w:val="0"/>
      <w:divBdr>
        <w:top w:val="none" w:sz="0" w:space="0" w:color="auto"/>
        <w:left w:val="none" w:sz="0" w:space="0" w:color="auto"/>
        <w:bottom w:val="none" w:sz="0" w:space="0" w:color="auto"/>
        <w:right w:val="none" w:sz="0" w:space="0" w:color="auto"/>
      </w:divBdr>
    </w:div>
    <w:div w:id="1279147099">
      <w:bodyDiv w:val="1"/>
      <w:marLeft w:val="0"/>
      <w:marRight w:val="0"/>
      <w:marTop w:val="0"/>
      <w:marBottom w:val="0"/>
      <w:divBdr>
        <w:top w:val="none" w:sz="0" w:space="0" w:color="auto"/>
        <w:left w:val="none" w:sz="0" w:space="0" w:color="auto"/>
        <w:bottom w:val="none" w:sz="0" w:space="0" w:color="auto"/>
        <w:right w:val="none" w:sz="0" w:space="0" w:color="auto"/>
      </w:divBdr>
    </w:div>
    <w:div w:id="1382366347">
      <w:bodyDiv w:val="1"/>
      <w:marLeft w:val="0"/>
      <w:marRight w:val="0"/>
      <w:marTop w:val="0"/>
      <w:marBottom w:val="0"/>
      <w:divBdr>
        <w:top w:val="none" w:sz="0" w:space="0" w:color="auto"/>
        <w:left w:val="none" w:sz="0" w:space="0" w:color="auto"/>
        <w:bottom w:val="none" w:sz="0" w:space="0" w:color="auto"/>
        <w:right w:val="none" w:sz="0" w:space="0" w:color="auto"/>
      </w:divBdr>
    </w:div>
    <w:div w:id="1552304058">
      <w:bodyDiv w:val="1"/>
      <w:marLeft w:val="0"/>
      <w:marRight w:val="0"/>
      <w:marTop w:val="0"/>
      <w:marBottom w:val="0"/>
      <w:divBdr>
        <w:top w:val="none" w:sz="0" w:space="0" w:color="auto"/>
        <w:left w:val="none" w:sz="0" w:space="0" w:color="auto"/>
        <w:bottom w:val="none" w:sz="0" w:space="0" w:color="auto"/>
        <w:right w:val="none" w:sz="0" w:space="0" w:color="auto"/>
      </w:divBdr>
    </w:div>
    <w:div w:id="1556892975">
      <w:bodyDiv w:val="1"/>
      <w:marLeft w:val="0"/>
      <w:marRight w:val="0"/>
      <w:marTop w:val="0"/>
      <w:marBottom w:val="0"/>
      <w:divBdr>
        <w:top w:val="none" w:sz="0" w:space="0" w:color="auto"/>
        <w:left w:val="none" w:sz="0" w:space="0" w:color="auto"/>
        <w:bottom w:val="none" w:sz="0" w:space="0" w:color="auto"/>
        <w:right w:val="none" w:sz="0" w:space="0" w:color="auto"/>
      </w:divBdr>
    </w:div>
    <w:div w:id="1673416484">
      <w:bodyDiv w:val="1"/>
      <w:marLeft w:val="0"/>
      <w:marRight w:val="0"/>
      <w:marTop w:val="0"/>
      <w:marBottom w:val="0"/>
      <w:divBdr>
        <w:top w:val="none" w:sz="0" w:space="0" w:color="auto"/>
        <w:left w:val="none" w:sz="0" w:space="0" w:color="auto"/>
        <w:bottom w:val="none" w:sz="0" w:space="0" w:color="auto"/>
        <w:right w:val="none" w:sz="0" w:space="0" w:color="auto"/>
      </w:divBdr>
    </w:div>
    <w:div w:id="1676810687">
      <w:bodyDiv w:val="1"/>
      <w:marLeft w:val="0"/>
      <w:marRight w:val="0"/>
      <w:marTop w:val="0"/>
      <w:marBottom w:val="0"/>
      <w:divBdr>
        <w:top w:val="none" w:sz="0" w:space="0" w:color="auto"/>
        <w:left w:val="none" w:sz="0" w:space="0" w:color="auto"/>
        <w:bottom w:val="none" w:sz="0" w:space="0" w:color="auto"/>
        <w:right w:val="none" w:sz="0" w:space="0" w:color="auto"/>
      </w:divBdr>
    </w:div>
    <w:div w:id="1682119644">
      <w:bodyDiv w:val="1"/>
      <w:marLeft w:val="0"/>
      <w:marRight w:val="0"/>
      <w:marTop w:val="0"/>
      <w:marBottom w:val="0"/>
      <w:divBdr>
        <w:top w:val="none" w:sz="0" w:space="0" w:color="auto"/>
        <w:left w:val="none" w:sz="0" w:space="0" w:color="auto"/>
        <w:bottom w:val="none" w:sz="0" w:space="0" w:color="auto"/>
        <w:right w:val="none" w:sz="0" w:space="0" w:color="auto"/>
      </w:divBdr>
    </w:div>
    <w:div w:id="1694648011">
      <w:bodyDiv w:val="1"/>
      <w:marLeft w:val="0"/>
      <w:marRight w:val="0"/>
      <w:marTop w:val="0"/>
      <w:marBottom w:val="0"/>
      <w:divBdr>
        <w:top w:val="none" w:sz="0" w:space="0" w:color="auto"/>
        <w:left w:val="none" w:sz="0" w:space="0" w:color="auto"/>
        <w:bottom w:val="none" w:sz="0" w:space="0" w:color="auto"/>
        <w:right w:val="none" w:sz="0" w:space="0" w:color="auto"/>
      </w:divBdr>
    </w:div>
    <w:div w:id="1698962573">
      <w:bodyDiv w:val="1"/>
      <w:marLeft w:val="0"/>
      <w:marRight w:val="0"/>
      <w:marTop w:val="0"/>
      <w:marBottom w:val="0"/>
      <w:divBdr>
        <w:top w:val="none" w:sz="0" w:space="0" w:color="auto"/>
        <w:left w:val="none" w:sz="0" w:space="0" w:color="auto"/>
        <w:bottom w:val="none" w:sz="0" w:space="0" w:color="auto"/>
        <w:right w:val="none" w:sz="0" w:space="0" w:color="auto"/>
      </w:divBdr>
    </w:div>
    <w:div w:id="1707094561">
      <w:bodyDiv w:val="1"/>
      <w:marLeft w:val="0"/>
      <w:marRight w:val="0"/>
      <w:marTop w:val="0"/>
      <w:marBottom w:val="0"/>
      <w:divBdr>
        <w:top w:val="none" w:sz="0" w:space="0" w:color="auto"/>
        <w:left w:val="none" w:sz="0" w:space="0" w:color="auto"/>
        <w:bottom w:val="none" w:sz="0" w:space="0" w:color="auto"/>
        <w:right w:val="none" w:sz="0" w:space="0" w:color="auto"/>
      </w:divBdr>
      <w:divsChild>
        <w:div w:id="719062769">
          <w:marLeft w:val="0"/>
          <w:marRight w:val="0"/>
          <w:marTop w:val="0"/>
          <w:marBottom w:val="0"/>
          <w:divBdr>
            <w:top w:val="none" w:sz="0" w:space="0" w:color="auto"/>
            <w:left w:val="none" w:sz="0" w:space="0" w:color="auto"/>
            <w:bottom w:val="none" w:sz="0" w:space="0" w:color="auto"/>
            <w:right w:val="none" w:sz="0" w:space="0" w:color="auto"/>
          </w:divBdr>
        </w:div>
      </w:divsChild>
    </w:div>
    <w:div w:id="1710184388">
      <w:bodyDiv w:val="1"/>
      <w:marLeft w:val="0"/>
      <w:marRight w:val="0"/>
      <w:marTop w:val="0"/>
      <w:marBottom w:val="0"/>
      <w:divBdr>
        <w:top w:val="none" w:sz="0" w:space="0" w:color="auto"/>
        <w:left w:val="none" w:sz="0" w:space="0" w:color="auto"/>
        <w:bottom w:val="none" w:sz="0" w:space="0" w:color="auto"/>
        <w:right w:val="none" w:sz="0" w:space="0" w:color="auto"/>
      </w:divBdr>
      <w:divsChild>
        <w:div w:id="1477836879">
          <w:marLeft w:val="0"/>
          <w:marRight w:val="0"/>
          <w:marTop w:val="0"/>
          <w:marBottom w:val="0"/>
          <w:divBdr>
            <w:top w:val="none" w:sz="0" w:space="0" w:color="auto"/>
            <w:left w:val="none" w:sz="0" w:space="0" w:color="auto"/>
            <w:bottom w:val="none" w:sz="0" w:space="0" w:color="auto"/>
            <w:right w:val="none" w:sz="0" w:space="0" w:color="auto"/>
          </w:divBdr>
        </w:div>
      </w:divsChild>
    </w:div>
    <w:div w:id="1714112123">
      <w:bodyDiv w:val="1"/>
      <w:marLeft w:val="0"/>
      <w:marRight w:val="0"/>
      <w:marTop w:val="0"/>
      <w:marBottom w:val="0"/>
      <w:divBdr>
        <w:top w:val="none" w:sz="0" w:space="0" w:color="auto"/>
        <w:left w:val="none" w:sz="0" w:space="0" w:color="auto"/>
        <w:bottom w:val="none" w:sz="0" w:space="0" w:color="auto"/>
        <w:right w:val="none" w:sz="0" w:space="0" w:color="auto"/>
      </w:divBdr>
    </w:div>
    <w:div w:id="1842162215">
      <w:bodyDiv w:val="1"/>
      <w:marLeft w:val="0"/>
      <w:marRight w:val="0"/>
      <w:marTop w:val="0"/>
      <w:marBottom w:val="0"/>
      <w:divBdr>
        <w:top w:val="none" w:sz="0" w:space="0" w:color="auto"/>
        <w:left w:val="none" w:sz="0" w:space="0" w:color="auto"/>
        <w:bottom w:val="none" w:sz="0" w:space="0" w:color="auto"/>
        <w:right w:val="none" w:sz="0" w:space="0" w:color="auto"/>
      </w:divBdr>
    </w:div>
    <w:div w:id="1848902212">
      <w:bodyDiv w:val="1"/>
      <w:marLeft w:val="0"/>
      <w:marRight w:val="0"/>
      <w:marTop w:val="0"/>
      <w:marBottom w:val="0"/>
      <w:divBdr>
        <w:top w:val="none" w:sz="0" w:space="0" w:color="auto"/>
        <w:left w:val="none" w:sz="0" w:space="0" w:color="auto"/>
        <w:bottom w:val="none" w:sz="0" w:space="0" w:color="auto"/>
        <w:right w:val="none" w:sz="0" w:space="0" w:color="auto"/>
      </w:divBdr>
      <w:divsChild>
        <w:div w:id="1444611415">
          <w:marLeft w:val="0"/>
          <w:marRight w:val="0"/>
          <w:marTop w:val="0"/>
          <w:marBottom w:val="0"/>
          <w:divBdr>
            <w:top w:val="none" w:sz="0" w:space="0" w:color="auto"/>
            <w:left w:val="none" w:sz="0" w:space="0" w:color="auto"/>
            <w:bottom w:val="none" w:sz="0" w:space="0" w:color="auto"/>
            <w:right w:val="none" w:sz="0" w:space="0" w:color="auto"/>
          </w:divBdr>
        </w:div>
      </w:divsChild>
    </w:div>
    <w:div w:id="1863395948">
      <w:bodyDiv w:val="1"/>
      <w:marLeft w:val="0"/>
      <w:marRight w:val="0"/>
      <w:marTop w:val="0"/>
      <w:marBottom w:val="0"/>
      <w:divBdr>
        <w:top w:val="none" w:sz="0" w:space="0" w:color="auto"/>
        <w:left w:val="none" w:sz="0" w:space="0" w:color="auto"/>
        <w:bottom w:val="none" w:sz="0" w:space="0" w:color="auto"/>
        <w:right w:val="none" w:sz="0" w:space="0" w:color="auto"/>
      </w:divBdr>
    </w:div>
    <w:div w:id="1879317131">
      <w:bodyDiv w:val="1"/>
      <w:marLeft w:val="0"/>
      <w:marRight w:val="0"/>
      <w:marTop w:val="0"/>
      <w:marBottom w:val="0"/>
      <w:divBdr>
        <w:top w:val="none" w:sz="0" w:space="0" w:color="auto"/>
        <w:left w:val="none" w:sz="0" w:space="0" w:color="auto"/>
        <w:bottom w:val="none" w:sz="0" w:space="0" w:color="auto"/>
        <w:right w:val="none" w:sz="0" w:space="0" w:color="auto"/>
      </w:divBdr>
    </w:div>
    <w:div w:id="1940404355">
      <w:bodyDiv w:val="1"/>
      <w:marLeft w:val="0"/>
      <w:marRight w:val="0"/>
      <w:marTop w:val="0"/>
      <w:marBottom w:val="0"/>
      <w:divBdr>
        <w:top w:val="none" w:sz="0" w:space="0" w:color="auto"/>
        <w:left w:val="none" w:sz="0" w:space="0" w:color="auto"/>
        <w:bottom w:val="none" w:sz="0" w:space="0" w:color="auto"/>
        <w:right w:val="none" w:sz="0" w:space="0" w:color="auto"/>
      </w:divBdr>
      <w:divsChild>
        <w:div w:id="1858929093">
          <w:marLeft w:val="0"/>
          <w:marRight w:val="0"/>
          <w:marTop w:val="0"/>
          <w:marBottom w:val="0"/>
          <w:divBdr>
            <w:top w:val="none" w:sz="0" w:space="0" w:color="auto"/>
            <w:left w:val="none" w:sz="0" w:space="0" w:color="auto"/>
            <w:bottom w:val="none" w:sz="0" w:space="0" w:color="auto"/>
            <w:right w:val="none" w:sz="0" w:space="0" w:color="auto"/>
          </w:divBdr>
          <w:divsChild>
            <w:div w:id="1973754057">
              <w:marLeft w:val="0"/>
              <w:marRight w:val="0"/>
              <w:marTop w:val="240"/>
              <w:marBottom w:val="0"/>
              <w:divBdr>
                <w:top w:val="none" w:sz="0" w:space="0" w:color="auto"/>
                <w:left w:val="none" w:sz="0" w:space="0" w:color="auto"/>
                <w:bottom w:val="none" w:sz="0" w:space="0" w:color="auto"/>
                <w:right w:val="none" w:sz="0" w:space="0" w:color="auto"/>
              </w:divBdr>
              <w:divsChild>
                <w:div w:id="19542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76406">
      <w:bodyDiv w:val="1"/>
      <w:marLeft w:val="0"/>
      <w:marRight w:val="0"/>
      <w:marTop w:val="0"/>
      <w:marBottom w:val="0"/>
      <w:divBdr>
        <w:top w:val="none" w:sz="0" w:space="0" w:color="auto"/>
        <w:left w:val="none" w:sz="0" w:space="0" w:color="auto"/>
        <w:bottom w:val="none" w:sz="0" w:space="0" w:color="auto"/>
        <w:right w:val="none" w:sz="0" w:space="0" w:color="auto"/>
      </w:divBdr>
    </w:div>
    <w:div w:id="2082438158">
      <w:bodyDiv w:val="1"/>
      <w:marLeft w:val="0"/>
      <w:marRight w:val="0"/>
      <w:marTop w:val="0"/>
      <w:marBottom w:val="0"/>
      <w:divBdr>
        <w:top w:val="none" w:sz="0" w:space="0" w:color="auto"/>
        <w:left w:val="none" w:sz="0" w:space="0" w:color="auto"/>
        <w:bottom w:val="none" w:sz="0" w:space="0" w:color="auto"/>
        <w:right w:val="none" w:sz="0" w:space="0" w:color="auto"/>
      </w:divBdr>
    </w:div>
    <w:div w:id="214434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mpyrcz@daytum.org" TargetMode="External"/><Relationship Id="rId18" Type="http://schemas.openxmlformats.org/officeDocument/2006/relationships/header" Target="header2.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hyperlink" Target="mailto:contact@daytum.org" TargetMode="External"/><Relationship Id="rId10" Type="http://schemas.openxmlformats.org/officeDocument/2006/relationships/comments" Target="comments.xml"/><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jtfoster@daytum.org"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nez\Documents\TS101840841.dotx" TargetMode="External"/></Relationships>
</file>

<file path=word/theme/theme1.xml><?xml version="1.0" encoding="utf-8"?>
<a:theme xmlns:a="http://schemas.openxmlformats.org/drawingml/2006/main" name="Daytum_v2">
  <a:themeElements>
    <a:clrScheme name="Custom 1">
      <a:dk1>
        <a:sysClr val="windowText" lastClr="000000"/>
      </a:dk1>
      <a:lt1>
        <a:sysClr val="window" lastClr="FFFFFF"/>
      </a:lt1>
      <a:dk2>
        <a:srgbClr val="83C351"/>
      </a:dk2>
      <a:lt2>
        <a:srgbClr val="0B6623"/>
      </a:lt2>
      <a:accent1>
        <a:srgbClr val="0B6623"/>
      </a:accent1>
      <a:accent2>
        <a:srgbClr val="1A2F7E"/>
      </a:accent2>
      <a:accent3>
        <a:srgbClr val="2D4FA7"/>
      </a:accent3>
      <a:accent4>
        <a:srgbClr val="26A0CE"/>
      </a:accent4>
      <a:accent5>
        <a:srgbClr val="C4D82C"/>
      </a:accent5>
      <a:accent6>
        <a:srgbClr val="FFDA4D"/>
      </a:accent6>
      <a:hlink>
        <a:srgbClr val="7030A0"/>
      </a:hlink>
      <a:folHlink>
        <a:srgbClr val="FF0000"/>
      </a:folHlink>
    </a:clrScheme>
    <a:fontScheme name="Custom 2">
      <a:majorFont>
        <a:latin typeface="DINRoundOT"/>
        <a:ea typeface=""/>
        <a:cs typeface=""/>
      </a:majorFont>
      <a:minorFont>
        <a:latin typeface="DINOT-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square" rtlCol="0">
        <a:spAutoFit/>
      </a:bodyPr>
      <a:lstStyle>
        <a:defPPr algn="ctr">
          <a:defRPr sz="2000" dirty="0" smtClean="0">
            <a:latin typeface="DINOT-Light" panose="020B0504020101010102" pitchFamily="34" charset="0"/>
          </a:defRPr>
        </a:defPPr>
      </a:lstStyle>
    </a:txDef>
  </a:objectDefaults>
  <a:extraClrSchemeLst/>
  <a:extLst>
    <a:ext uri="{05A4C25C-085E-4340-85A3-A5531E510DB2}">
      <thm15:themeFamily xmlns:thm15="http://schemas.microsoft.com/office/thememl/2012/main" name="Daytum_v2" id="{2160C261-A07B-443F-A504-92D16F4AE058}" vid="{D3CF8AC6-FEC9-4633-A7B3-5C0E65E832D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2016-08-07T00:00:00</PublishDate>
  <Abstract/>
  <CompanyAddress>700 Louisiana St., Suite 2400</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F5B55-A002-458B-B61D-21B02C1A0BBD}">
  <ds:schemaRefs>
    <ds:schemaRef ds:uri="http://schemas.microsoft.com/sharepoint/v3/contenttype/forms"/>
  </ds:schemaRefs>
</ds:datastoreItem>
</file>

<file path=customXml/itemProps3.xml><?xml version="1.0" encoding="utf-8"?>
<ds:datastoreItem xmlns:ds="http://schemas.openxmlformats.org/officeDocument/2006/customXml" ds:itemID="{84495963-888A-4C25-9815-7B45A062B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TS101840841.dotx</Template>
  <TotalTime>0</TotalTime>
  <Pages>3</Pages>
  <Words>988</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anez</dc:creator>
  <cp:keywords/>
  <dc:description/>
  <cp:lastModifiedBy>michael pyrcz</cp:lastModifiedBy>
  <cp:revision>2</cp:revision>
  <cp:lastPrinted>2019-01-15T14:14:00Z</cp:lastPrinted>
  <dcterms:created xsi:type="dcterms:W3CDTF">2019-05-26T18:30:00Z</dcterms:created>
  <dcterms:modified xsi:type="dcterms:W3CDTF">2019-05-26T18:30:00Z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TC018408419991</vt:lpwstr>
  </property>
</Properties>
</file>